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EDF07E" w14:textId="77777777" w:rsidR="000D2E1E" w:rsidRDefault="000D2E1E" w:rsidP="000D2E1E">
      <w:pPr>
        <w:spacing w:after="0" w:line="360" w:lineRule="atLeast"/>
        <w:rPr>
          <w:rFonts w:ascii="Segoe UI" w:eastAsia="Times New Roman" w:hAnsi="Segoe UI" w:cs="Segoe UI"/>
          <w:b/>
          <w:bCs/>
          <w:color w:val="424242"/>
          <w:kern w:val="0"/>
          <w:sz w:val="21"/>
          <w:szCs w:val="21"/>
          <w14:ligatures w14:val="none"/>
        </w:rPr>
      </w:pPr>
    </w:p>
    <w:p w14:paraId="5B300CA8" w14:textId="77777777" w:rsidR="000D2E1E" w:rsidRDefault="000D2E1E" w:rsidP="000D2E1E">
      <w:pPr>
        <w:spacing w:after="0" w:line="360" w:lineRule="atLeast"/>
        <w:rPr>
          <w:rFonts w:ascii="Segoe UI" w:eastAsia="Times New Roman" w:hAnsi="Segoe UI" w:cs="Segoe UI"/>
          <w:b/>
          <w:bCs/>
          <w:color w:val="424242"/>
          <w:kern w:val="0"/>
          <w:sz w:val="21"/>
          <w:szCs w:val="21"/>
          <w14:ligatures w14:val="none"/>
        </w:rPr>
      </w:pPr>
    </w:p>
    <w:p w14:paraId="5D625EAC" w14:textId="11BB8816" w:rsidR="000D2E1E" w:rsidRDefault="000D2E1E" w:rsidP="000D2E1E">
      <w:pPr>
        <w:spacing w:after="0" w:line="360" w:lineRule="atLeast"/>
        <w:rPr>
          <w:rFonts w:ascii="Segoe UI" w:eastAsia="Times New Roman" w:hAnsi="Segoe UI" w:cs="Segoe UI"/>
          <w:b/>
          <w:bCs/>
          <w:color w:val="424242"/>
          <w:kern w:val="0"/>
          <w:sz w:val="21"/>
          <w:szCs w:val="21"/>
          <w14:ligatures w14:val="none"/>
        </w:rPr>
      </w:pPr>
      <w:r>
        <w:rPr>
          <w:rFonts w:ascii="Segoe UI" w:eastAsia="Times New Roman" w:hAnsi="Segoe UI" w:cs="Segoe UI"/>
          <w:b/>
          <w:bCs/>
          <w:color w:val="424242"/>
          <w:kern w:val="0"/>
          <w:sz w:val="21"/>
          <w:szCs w:val="21"/>
          <w14:ligatures w14:val="none"/>
        </w:rPr>
        <w:t>Quantum Biology and Magnetoreception</w:t>
      </w:r>
    </w:p>
    <w:p w14:paraId="21D6DDEE" w14:textId="77777777" w:rsidR="000D2E1E" w:rsidRDefault="000D2E1E" w:rsidP="000D2E1E">
      <w:pPr>
        <w:spacing w:after="0" w:line="360" w:lineRule="atLeast"/>
        <w:rPr>
          <w:rFonts w:ascii="Segoe UI" w:eastAsia="Times New Roman" w:hAnsi="Segoe UI" w:cs="Segoe UI"/>
          <w:b/>
          <w:bCs/>
          <w:color w:val="424242"/>
          <w:kern w:val="0"/>
          <w:sz w:val="21"/>
          <w:szCs w:val="21"/>
          <w14:ligatures w14:val="none"/>
        </w:rPr>
      </w:pPr>
    </w:p>
    <w:p w14:paraId="4B0CA716" w14:textId="77777777" w:rsidR="000D2E1E" w:rsidRDefault="000D2E1E" w:rsidP="000D2E1E">
      <w:pPr>
        <w:spacing w:after="0" w:line="360" w:lineRule="atLeast"/>
        <w:rPr>
          <w:rFonts w:ascii="Segoe UI" w:eastAsia="Times New Roman" w:hAnsi="Segoe UI" w:cs="Segoe UI"/>
          <w:color w:val="424242"/>
          <w:kern w:val="0"/>
          <w:sz w:val="21"/>
          <w:szCs w:val="21"/>
          <w14:ligatures w14:val="none"/>
        </w:rPr>
      </w:pPr>
      <w:r>
        <w:rPr>
          <w:rFonts w:ascii="Segoe UI" w:eastAsia="Times New Roman" w:hAnsi="Segoe UI" w:cs="Segoe UI"/>
          <w:color w:val="424242"/>
          <w:kern w:val="0"/>
          <w:sz w:val="21"/>
          <w:szCs w:val="21"/>
          <w14:ligatures w14:val="none"/>
        </w:rPr>
        <w:t xml:space="preserve">Based on “A digit Portrait Into Our Understanding Of The Universe,”   I decided to utilize an AI to critique the relevance of SPAC Theory to Quantum Biology.  </w:t>
      </w:r>
    </w:p>
    <w:p w14:paraId="3F72D69A" w14:textId="77777777" w:rsidR="000D2E1E" w:rsidRPr="00846ED0" w:rsidRDefault="000D2E1E" w:rsidP="000D2E1E">
      <w:pPr>
        <w:spacing w:after="0" w:line="360" w:lineRule="atLeast"/>
        <w:rPr>
          <w:ins w:id="0" w:author="J M MARKELL" w:date="2025-10-08T09:43:00Z" w16du:dateUtc="2025-10-08T14:43:00Z"/>
          <w:rFonts w:ascii="Segoe UI" w:eastAsia="Times New Roman" w:hAnsi="Segoe UI" w:cs="Segoe UI"/>
          <w:color w:val="424242"/>
          <w:kern w:val="0"/>
          <w:sz w:val="21"/>
          <w:szCs w:val="21"/>
          <w14:ligatures w14:val="none"/>
        </w:rPr>
      </w:pPr>
    </w:p>
    <w:p w14:paraId="339FA318" w14:textId="77777777" w:rsidR="000D2E1E" w:rsidRDefault="000D2E1E" w:rsidP="000D2E1E">
      <w:pPr>
        <w:spacing w:after="0" w:line="360" w:lineRule="atLeast"/>
        <w:rPr>
          <w:rFonts w:ascii="Segoe UI" w:eastAsia="Times New Roman" w:hAnsi="Segoe UI" w:cs="Segoe UI"/>
          <w:b/>
          <w:bCs/>
          <w:color w:val="424242"/>
          <w:kern w:val="0"/>
          <w:sz w:val="21"/>
          <w:szCs w:val="21"/>
          <w14:ligatures w14:val="none"/>
        </w:rPr>
      </w:pPr>
    </w:p>
    <w:p w14:paraId="0E409EB2" w14:textId="77777777" w:rsidR="000D2E1E" w:rsidRPr="006770F5" w:rsidRDefault="000D2E1E" w:rsidP="000D2E1E">
      <w:pPr>
        <w:spacing w:after="0" w:line="360" w:lineRule="atLeast"/>
        <w:rPr>
          <w:rFonts w:ascii="Segoe UI" w:eastAsia="Times New Roman" w:hAnsi="Segoe UI" w:cs="Segoe UI"/>
          <w:b/>
          <w:bCs/>
          <w:color w:val="424242"/>
          <w:kern w:val="0"/>
          <w14:ligatures w14:val="none"/>
        </w:rPr>
      </w:pPr>
      <w:r w:rsidRPr="006770F5">
        <w:rPr>
          <w:rFonts w:ascii="Segoe UI" w:eastAsia="Times New Roman" w:hAnsi="Segoe UI" w:cs="Segoe UI"/>
          <w:b/>
          <w:bCs/>
          <w:color w:val="424242"/>
          <w:kern w:val="0"/>
          <w:sz w:val="21"/>
          <w:szCs w:val="21"/>
          <w14:ligatures w14:val="none"/>
        </w:rPr>
        <w:t>Copilot</w:t>
      </w:r>
    </w:p>
    <w:p w14:paraId="6014D75F" w14:textId="77777777" w:rsidR="000D2E1E" w:rsidRPr="006770F5" w:rsidRDefault="000D2E1E" w:rsidP="000D2E1E">
      <w:pPr>
        <w:spacing w:before="60" w:after="60" w:line="300" w:lineRule="atLeast"/>
        <w:rPr>
          <w:rFonts w:ascii="Segoe UI" w:eastAsia="Times New Roman" w:hAnsi="Segoe UI" w:cs="Segoe UI"/>
          <w:color w:val="424242"/>
          <w:kern w:val="0"/>
          <w:sz w:val="21"/>
          <w:szCs w:val="21"/>
          <w14:ligatures w14:val="none"/>
        </w:rPr>
      </w:pPr>
      <w:r w:rsidRPr="006770F5">
        <w:rPr>
          <w:rFonts w:ascii="Segoe UI" w:eastAsia="Times New Roman" w:hAnsi="Segoe UI" w:cs="Segoe UI"/>
          <w:color w:val="424242"/>
          <w:kern w:val="0"/>
          <w:sz w:val="21"/>
          <w:szCs w:val="21"/>
          <w14:ligatures w14:val="none"/>
        </w:rPr>
        <w:t xml:space="preserve"> SPAC (Spatial Point of Acute Conceptualization) theory offers a unique framework for understanding quantum biology by modeling the universe as a digital matrix of infinitesimal registers (SPACs), each capable of recording multiple physical properties and phenomena—including those not yet discovered or understood.</w:t>
      </w:r>
    </w:p>
    <w:p w14:paraId="1A974702" w14:textId="77777777" w:rsidR="000D2E1E" w:rsidRPr="006770F5" w:rsidRDefault="000D2E1E" w:rsidP="000D2E1E">
      <w:pPr>
        <w:spacing w:before="120" w:after="60" w:line="360" w:lineRule="atLeast"/>
        <w:outlineLvl w:val="2"/>
        <w:rPr>
          <w:rFonts w:ascii="Segoe UI" w:eastAsia="Times New Roman" w:hAnsi="Segoe UI" w:cs="Segoe UI"/>
          <w:b/>
          <w:bCs/>
          <w:color w:val="424242"/>
          <w:kern w:val="0"/>
          <w:sz w:val="27"/>
          <w:szCs w:val="27"/>
          <w14:ligatures w14:val="none"/>
        </w:rPr>
      </w:pPr>
      <w:r w:rsidRPr="006770F5">
        <w:rPr>
          <w:rFonts w:ascii="Segoe UI" w:eastAsia="Times New Roman" w:hAnsi="Segoe UI" w:cs="Segoe UI"/>
          <w:b/>
          <w:bCs/>
          <w:color w:val="424242"/>
          <w:kern w:val="0"/>
          <w:sz w:val="27"/>
          <w:szCs w:val="27"/>
          <w14:ligatures w14:val="none"/>
        </w:rPr>
        <w:t>How SPAC Theory Connects to Quantum Biology</w:t>
      </w:r>
    </w:p>
    <w:p w14:paraId="388BD5FE" w14:textId="77777777" w:rsidR="000D2E1E" w:rsidRPr="006770F5" w:rsidRDefault="000D2E1E" w:rsidP="000D2E1E">
      <w:pPr>
        <w:spacing w:before="60" w:after="60" w:line="300" w:lineRule="atLeast"/>
        <w:rPr>
          <w:rFonts w:ascii="Segoe UI" w:eastAsia="Times New Roman" w:hAnsi="Segoe UI" w:cs="Segoe UI"/>
          <w:color w:val="424242"/>
          <w:kern w:val="0"/>
          <w:sz w:val="21"/>
          <w:szCs w:val="21"/>
          <w14:ligatures w14:val="none"/>
        </w:rPr>
      </w:pPr>
      <w:r w:rsidRPr="006770F5">
        <w:rPr>
          <w:rFonts w:ascii="Segoe UI" w:eastAsia="Times New Roman" w:hAnsi="Segoe UI" w:cs="Segoe UI"/>
          <w:b/>
          <w:bCs/>
          <w:color w:val="424242"/>
          <w:kern w:val="0"/>
          <w:sz w:val="21"/>
          <w:szCs w:val="21"/>
          <w14:ligatures w14:val="none"/>
        </w:rPr>
        <w:t>1. Matrix of Registers and Quantum States</w:t>
      </w:r>
    </w:p>
    <w:p w14:paraId="679D48F0" w14:textId="77777777" w:rsidR="000D2E1E" w:rsidRPr="006770F5" w:rsidRDefault="000D2E1E" w:rsidP="000D2E1E">
      <w:pPr>
        <w:numPr>
          <w:ilvl w:val="0"/>
          <w:numId w:val="1"/>
        </w:numPr>
        <w:spacing w:beforeAutospacing="1" w:after="0" w:afterAutospacing="1" w:line="300" w:lineRule="atLeast"/>
        <w:rPr>
          <w:rFonts w:ascii="Segoe UI" w:eastAsia="Times New Roman" w:hAnsi="Segoe UI" w:cs="Segoe UI"/>
          <w:color w:val="424242"/>
          <w:kern w:val="0"/>
          <w:sz w:val="21"/>
          <w:szCs w:val="21"/>
          <w14:ligatures w14:val="none"/>
        </w:rPr>
      </w:pPr>
      <w:r w:rsidRPr="006770F5">
        <w:rPr>
          <w:rFonts w:ascii="Segoe UI" w:eastAsia="Times New Roman" w:hAnsi="Segoe UI" w:cs="Segoe UI"/>
          <w:color w:val="424242"/>
          <w:kern w:val="0"/>
          <w:sz w:val="21"/>
          <w:szCs w:val="21"/>
          <w14:ligatures w14:val="none"/>
        </w:rPr>
        <w:t>In quantum biology, biological processes such as photosynthesis, enzyme catalysis, and magnetoreception rely on quantum effects like superposition, tunneling, and entanglement.</w:t>
      </w:r>
    </w:p>
    <w:p w14:paraId="18040CF6" w14:textId="77777777" w:rsidR="000D2E1E" w:rsidRPr="006770F5" w:rsidRDefault="000D2E1E" w:rsidP="000D2E1E">
      <w:pPr>
        <w:numPr>
          <w:ilvl w:val="0"/>
          <w:numId w:val="1"/>
        </w:numPr>
        <w:spacing w:before="100" w:beforeAutospacing="1" w:after="100" w:afterAutospacing="1" w:line="300" w:lineRule="atLeast"/>
        <w:rPr>
          <w:rFonts w:ascii="Segoe UI" w:eastAsia="Times New Roman" w:hAnsi="Segoe UI" w:cs="Segoe UI"/>
          <w:color w:val="424242"/>
          <w:kern w:val="0"/>
          <w:sz w:val="21"/>
          <w:szCs w:val="21"/>
          <w14:ligatures w14:val="none"/>
        </w:rPr>
      </w:pPr>
      <w:r w:rsidRPr="006770F5">
        <w:rPr>
          <w:rFonts w:ascii="Segoe UI" w:eastAsia="Times New Roman" w:hAnsi="Segoe UI" w:cs="Segoe UI"/>
          <w:color w:val="424242"/>
          <w:kern w:val="0"/>
          <w:sz w:val="21"/>
          <w:szCs w:val="21"/>
          <w14:ligatures w14:val="none"/>
        </w:rPr>
        <w:t>SPAC theory imagines every point in space as a multidimensional register, capable of recording values for known and unknown energies, forces, and phenomena. This is analogous to how quantum states are described by multiple variables (wavefunctions, spin, etc.) in quantum mechanics.</w:t>
      </w:r>
    </w:p>
    <w:p w14:paraId="6E71F0D0" w14:textId="77777777" w:rsidR="000D2E1E" w:rsidRPr="006770F5" w:rsidRDefault="000D2E1E" w:rsidP="000D2E1E">
      <w:pPr>
        <w:spacing w:before="60" w:after="60" w:line="300" w:lineRule="atLeast"/>
        <w:rPr>
          <w:rFonts w:ascii="Segoe UI" w:eastAsia="Times New Roman" w:hAnsi="Segoe UI" w:cs="Segoe UI"/>
          <w:color w:val="424242"/>
          <w:kern w:val="0"/>
          <w:sz w:val="21"/>
          <w:szCs w:val="21"/>
          <w14:ligatures w14:val="none"/>
        </w:rPr>
      </w:pPr>
      <w:r w:rsidRPr="006770F5">
        <w:rPr>
          <w:rFonts w:ascii="Segoe UI" w:eastAsia="Times New Roman" w:hAnsi="Segoe UI" w:cs="Segoe UI"/>
          <w:b/>
          <w:bCs/>
          <w:color w:val="424242"/>
          <w:kern w:val="0"/>
          <w:sz w:val="21"/>
          <w:szCs w:val="21"/>
          <w14:ligatures w14:val="none"/>
        </w:rPr>
        <w:t>2. Coexistence and Overlap</w:t>
      </w:r>
    </w:p>
    <w:p w14:paraId="2430454A" w14:textId="77777777" w:rsidR="000D2E1E" w:rsidRPr="006770F5" w:rsidRDefault="000D2E1E" w:rsidP="000D2E1E">
      <w:pPr>
        <w:numPr>
          <w:ilvl w:val="0"/>
          <w:numId w:val="2"/>
        </w:numPr>
        <w:spacing w:beforeAutospacing="1" w:after="0" w:afterAutospacing="1" w:line="300" w:lineRule="atLeast"/>
        <w:rPr>
          <w:rFonts w:ascii="Segoe UI" w:eastAsia="Times New Roman" w:hAnsi="Segoe UI" w:cs="Segoe UI"/>
          <w:color w:val="424242"/>
          <w:kern w:val="0"/>
          <w:sz w:val="21"/>
          <w:szCs w:val="21"/>
          <w14:ligatures w14:val="none"/>
        </w:rPr>
      </w:pPr>
      <w:r>
        <w:rPr>
          <w:rFonts w:ascii="Segoe UI" w:eastAsia="Times New Roman" w:hAnsi="Segoe UI" w:cs="Segoe UI"/>
          <w:color w:val="424242"/>
          <w:kern w:val="0"/>
          <w:sz w:val="21"/>
          <w:szCs w:val="21"/>
          <w14:ligatures w14:val="none"/>
        </w:rPr>
        <w:t xml:space="preserve">SPAC </w:t>
      </w:r>
      <w:r w:rsidRPr="006770F5">
        <w:rPr>
          <w:rFonts w:ascii="Segoe UI" w:eastAsia="Times New Roman" w:hAnsi="Segoe UI" w:cs="Segoe UI"/>
          <w:color w:val="424242"/>
          <w:kern w:val="0"/>
          <w:sz w:val="21"/>
          <w:szCs w:val="21"/>
          <w14:ligatures w14:val="none"/>
        </w:rPr>
        <w:t>suggests that different entities (matter, energy, life forms) can occupy the same SPAC, registering on different subsets of its sensors. This mirrors quantum biology's concept of overlapping quantum states—where, for example, electrons or excitons in photosynthetic complexes exist in superposed states, allowing for highly efficient energy transfer.wikipedia</w:t>
      </w:r>
    </w:p>
    <w:p w14:paraId="6ADEE6BF" w14:textId="77777777" w:rsidR="000D2E1E" w:rsidRPr="006770F5" w:rsidRDefault="000D2E1E" w:rsidP="000D2E1E">
      <w:pPr>
        <w:spacing w:before="60" w:after="60" w:line="300" w:lineRule="atLeast"/>
        <w:rPr>
          <w:rFonts w:ascii="Segoe UI" w:eastAsia="Times New Roman" w:hAnsi="Segoe UI" w:cs="Segoe UI"/>
          <w:color w:val="424242"/>
          <w:kern w:val="0"/>
          <w:sz w:val="21"/>
          <w:szCs w:val="21"/>
          <w14:ligatures w14:val="none"/>
        </w:rPr>
      </w:pPr>
      <w:r w:rsidRPr="006770F5">
        <w:rPr>
          <w:rFonts w:ascii="Segoe UI" w:eastAsia="Times New Roman" w:hAnsi="Segoe UI" w:cs="Segoe UI"/>
          <w:b/>
          <w:bCs/>
          <w:color w:val="424242"/>
          <w:kern w:val="0"/>
          <w:sz w:val="21"/>
          <w:szCs w:val="21"/>
          <w14:ligatures w14:val="none"/>
        </w:rPr>
        <w:t>3. Observer-Centric Measurement</w:t>
      </w:r>
    </w:p>
    <w:p w14:paraId="04471671" w14:textId="77777777" w:rsidR="000D2E1E" w:rsidRPr="006770F5" w:rsidRDefault="000D2E1E" w:rsidP="000D2E1E">
      <w:pPr>
        <w:numPr>
          <w:ilvl w:val="0"/>
          <w:numId w:val="3"/>
        </w:numPr>
        <w:spacing w:beforeAutospacing="1" w:after="0" w:afterAutospacing="1" w:line="300" w:lineRule="atLeast"/>
        <w:rPr>
          <w:rFonts w:ascii="Segoe UI" w:eastAsia="Times New Roman" w:hAnsi="Segoe UI" w:cs="Segoe UI"/>
          <w:color w:val="424242"/>
          <w:kern w:val="0"/>
          <w:sz w:val="21"/>
          <w:szCs w:val="21"/>
          <w14:ligatures w14:val="none"/>
        </w:rPr>
      </w:pPr>
      <w:r w:rsidRPr="006770F5">
        <w:rPr>
          <w:rFonts w:ascii="Segoe UI" w:eastAsia="Times New Roman" w:hAnsi="Segoe UI" w:cs="Segoe UI"/>
          <w:color w:val="424242"/>
          <w:kern w:val="0"/>
          <w:sz w:val="21"/>
          <w:szCs w:val="21"/>
          <w14:ligatures w14:val="none"/>
        </w:rPr>
        <w:t>SPAC theory emphasizes the role of the observer, aligning with quantum mechanics' principle that measurement affects the system. In quantum biology, the act of measurement (e.g., detecting a photon in a photosynthetic protein) collapses the quantum state, just as a SPAC's register is updated when an entity interacts with it.</w:t>
      </w:r>
    </w:p>
    <w:p w14:paraId="363493A4" w14:textId="77777777" w:rsidR="000D2E1E" w:rsidRPr="006770F5" w:rsidRDefault="000D2E1E" w:rsidP="000D2E1E">
      <w:pPr>
        <w:spacing w:before="60" w:after="60" w:line="300" w:lineRule="atLeast"/>
        <w:rPr>
          <w:rFonts w:ascii="Segoe UI" w:eastAsia="Times New Roman" w:hAnsi="Segoe UI" w:cs="Segoe UI"/>
          <w:color w:val="424242"/>
          <w:kern w:val="0"/>
          <w:sz w:val="21"/>
          <w:szCs w:val="21"/>
          <w14:ligatures w14:val="none"/>
        </w:rPr>
      </w:pPr>
      <w:r w:rsidRPr="006770F5">
        <w:rPr>
          <w:rFonts w:ascii="Segoe UI" w:eastAsia="Times New Roman" w:hAnsi="Segoe UI" w:cs="Segoe UI"/>
          <w:b/>
          <w:bCs/>
          <w:color w:val="424242"/>
          <w:kern w:val="0"/>
          <w:sz w:val="21"/>
          <w:szCs w:val="21"/>
          <w14:ligatures w14:val="none"/>
        </w:rPr>
        <w:t>4. Dynamic and Ongoing Discovery</w:t>
      </w:r>
    </w:p>
    <w:p w14:paraId="1A10C2F6" w14:textId="77777777" w:rsidR="000D2E1E" w:rsidRPr="006770F5" w:rsidRDefault="000D2E1E" w:rsidP="000D2E1E">
      <w:pPr>
        <w:numPr>
          <w:ilvl w:val="0"/>
          <w:numId w:val="4"/>
        </w:numPr>
        <w:spacing w:beforeAutospacing="1" w:after="0" w:afterAutospacing="1" w:line="300" w:lineRule="atLeast"/>
        <w:rPr>
          <w:rFonts w:ascii="Segoe UI" w:eastAsia="Times New Roman" w:hAnsi="Segoe UI" w:cs="Segoe UI"/>
          <w:color w:val="424242"/>
          <w:kern w:val="0"/>
          <w:sz w:val="21"/>
          <w:szCs w:val="21"/>
          <w14:ligatures w14:val="none"/>
        </w:rPr>
      </w:pPr>
      <w:r w:rsidRPr="006770F5">
        <w:rPr>
          <w:rFonts w:ascii="Segoe UI" w:eastAsia="Times New Roman" w:hAnsi="Segoe UI" w:cs="Segoe UI"/>
          <w:color w:val="424242"/>
          <w:kern w:val="0"/>
          <w:sz w:val="21"/>
          <w:szCs w:val="21"/>
          <w14:ligatures w14:val="none"/>
        </w:rPr>
        <w:lastRenderedPageBreak/>
        <w:t xml:space="preserve"> </w:t>
      </w:r>
      <w:r>
        <w:rPr>
          <w:rFonts w:ascii="Segoe UI" w:eastAsia="Times New Roman" w:hAnsi="Segoe UI" w:cs="Segoe UI"/>
          <w:color w:val="424242"/>
          <w:kern w:val="0"/>
          <w:sz w:val="21"/>
          <w:szCs w:val="21"/>
          <w14:ligatures w14:val="none"/>
        </w:rPr>
        <w:t>P</w:t>
      </w:r>
      <w:r w:rsidRPr="006770F5">
        <w:rPr>
          <w:rFonts w:ascii="Segoe UI" w:eastAsia="Times New Roman" w:hAnsi="Segoe UI" w:cs="Segoe UI"/>
          <w:color w:val="424242"/>
          <w:kern w:val="0"/>
          <w:sz w:val="21"/>
          <w:szCs w:val="21"/>
          <w14:ligatures w14:val="none"/>
        </w:rPr>
        <w:t>roposes that unknown phenomena can be added to the SPAC matrix as they are discovered, similar to how quantum biology is constantly uncovering new quantum effects in biological systems (e.g., quantum coherence in bird navigation, quantum tunneling in enzymes).</w:t>
      </w:r>
    </w:p>
    <w:p w14:paraId="10141CAE" w14:textId="77777777" w:rsidR="000D2E1E" w:rsidRPr="006770F5" w:rsidRDefault="000D2E1E" w:rsidP="000D2E1E">
      <w:pPr>
        <w:spacing w:before="120" w:after="60" w:line="360" w:lineRule="atLeast"/>
        <w:outlineLvl w:val="2"/>
        <w:rPr>
          <w:rFonts w:ascii="Segoe UI" w:eastAsia="Times New Roman" w:hAnsi="Segoe UI" w:cs="Segoe UI"/>
          <w:b/>
          <w:bCs/>
          <w:color w:val="424242"/>
          <w:kern w:val="0"/>
          <w:sz w:val="27"/>
          <w:szCs w:val="27"/>
          <w14:ligatures w14:val="none"/>
        </w:rPr>
      </w:pPr>
      <w:r w:rsidRPr="006770F5">
        <w:rPr>
          <w:rFonts w:ascii="Segoe UI" w:eastAsia="Times New Roman" w:hAnsi="Segoe UI" w:cs="Segoe UI"/>
          <w:b/>
          <w:bCs/>
          <w:color w:val="424242"/>
          <w:kern w:val="0"/>
          <w:sz w:val="27"/>
          <w:szCs w:val="27"/>
          <w14:ligatures w14:val="none"/>
        </w:rPr>
        <w:t>Example Applications</w:t>
      </w:r>
    </w:p>
    <w:p w14:paraId="6E9CF35C" w14:textId="77777777" w:rsidR="000D2E1E" w:rsidRPr="006770F5" w:rsidRDefault="000D2E1E" w:rsidP="000D2E1E">
      <w:pPr>
        <w:numPr>
          <w:ilvl w:val="0"/>
          <w:numId w:val="5"/>
        </w:numPr>
        <w:spacing w:before="100" w:beforeAutospacing="1" w:after="100" w:afterAutospacing="1" w:line="300" w:lineRule="atLeast"/>
        <w:rPr>
          <w:rFonts w:ascii="Segoe UI" w:eastAsia="Times New Roman" w:hAnsi="Segoe UI" w:cs="Segoe UI"/>
          <w:color w:val="424242"/>
          <w:kern w:val="0"/>
          <w:sz w:val="21"/>
          <w:szCs w:val="21"/>
          <w14:ligatures w14:val="none"/>
        </w:rPr>
      </w:pPr>
      <w:r w:rsidRPr="006770F5">
        <w:rPr>
          <w:rFonts w:ascii="Segoe UI" w:eastAsia="Times New Roman" w:hAnsi="Segoe UI" w:cs="Segoe UI"/>
          <w:b/>
          <w:bCs/>
          <w:color w:val="424242"/>
          <w:kern w:val="0"/>
          <w:sz w:val="21"/>
          <w:szCs w:val="21"/>
          <w14:ligatures w14:val="none"/>
        </w:rPr>
        <w:t>Photosynthesis:</w:t>
      </w:r>
      <w:r w:rsidRPr="006770F5">
        <w:rPr>
          <w:rFonts w:ascii="Segoe UI" w:eastAsia="Times New Roman" w:hAnsi="Segoe UI" w:cs="Segoe UI"/>
          <w:color w:val="424242"/>
          <w:kern w:val="0"/>
          <w:sz w:val="21"/>
          <w:szCs w:val="21"/>
          <w14:ligatures w14:val="none"/>
        </w:rPr>
        <w:t> Quantum coherence allows energy to be transferred efficiently across proteins. In SPAC theory, this could be modeled as multiple registers within a SPAC simultaneously recording and transferring energy values, some of which may be unknown or only accessible under certain conditions.</w:t>
      </w:r>
    </w:p>
    <w:p w14:paraId="1630FA73" w14:textId="77777777" w:rsidR="000D2E1E" w:rsidRPr="006770F5" w:rsidRDefault="000D2E1E" w:rsidP="000D2E1E">
      <w:pPr>
        <w:numPr>
          <w:ilvl w:val="0"/>
          <w:numId w:val="5"/>
        </w:numPr>
        <w:spacing w:beforeAutospacing="1" w:after="0" w:afterAutospacing="1" w:line="300" w:lineRule="atLeast"/>
        <w:rPr>
          <w:rFonts w:ascii="Segoe UI" w:eastAsia="Times New Roman" w:hAnsi="Segoe UI" w:cs="Segoe UI"/>
          <w:color w:val="424242"/>
          <w:kern w:val="0"/>
          <w:sz w:val="21"/>
          <w:szCs w:val="21"/>
          <w14:ligatures w14:val="none"/>
        </w:rPr>
      </w:pPr>
      <w:r w:rsidRPr="006770F5">
        <w:rPr>
          <w:rFonts w:ascii="Segoe UI" w:eastAsia="Times New Roman" w:hAnsi="Segoe UI" w:cs="Segoe UI"/>
          <w:b/>
          <w:bCs/>
          <w:color w:val="424242"/>
          <w:kern w:val="0"/>
          <w:sz w:val="21"/>
          <w:szCs w:val="21"/>
          <w14:ligatures w14:val="none"/>
        </w:rPr>
        <w:t>Magnetoreception in Birds:</w:t>
      </w:r>
      <w:r w:rsidRPr="006770F5">
        <w:rPr>
          <w:rFonts w:ascii="Segoe UI" w:eastAsia="Times New Roman" w:hAnsi="Segoe UI" w:cs="Segoe UI"/>
          <w:color w:val="424242"/>
          <w:kern w:val="0"/>
          <w:sz w:val="21"/>
          <w:szCs w:val="21"/>
          <w14:ligatures w14:val="none"/>
        </w:rPr>
        <w:t> Quantum entanglement and spin coherence in proteins (cryptochromes) enable birds to sense Earth's magnetic field. SPACs could represent the multidimensional registers where these quantum states are encoded and interact with biological sensors.</w:t>
      </w:r>
    </w:p>
    <w:p w14:paraId="7004C226" w14:textId="77777777" w:rsidR="000D2E1E" w:rsidRPr="006770F5" w:rsidRDefault="000D2E1E" w:rsidP="000D2E1E">
      <w:pPr>
        <w:numPr>
          <w:ilvl w:val="0"/>
          <w:numId w:val="5"/>
        </w:numPr>
        <w:spacing w:before="100" w:beforeAutospacing="1" w:after="100" w:afterAutospacing="1" w:line="300" w:lineRule="atLeast"/>
        <w:rPr>
          <w:rFonts w:ascii="Segoe UI" w:eastAsia="Times New Roman" w:hAnsi="Segoe UI" w:cs="Segoe UI"/>
          <w:color w:val="424242"/>
          <w:kern w:val="0"/>
          <w:sz w:val="21"/>
          <w:szCs w:val="21"/>
          <w14:ligatures w14:val="none"/>
        </w:rPr>
      </w:pPr>
      <w:r w:rsidRPr="006770F5">
        <w:rPr>
          <w:rFonts w:ascii="Segoe UI" w:eastAsia="Times New Roman" w:hAnsi="Segoe UI" w:cs="Segoe UI"/>
          <w:b/>
          <w:bCs/>
          <w:color w:val="424242"/>
          <w:kern w:val="0"/>
          <w:sz w:val="21"/>
          <w:szCs w:val="21"/>
          <w14:ligatures w14:val="none"/>
        </w:rPr>
        <w:t>Enzyme Catalysis:</w:t>
      </w:r>
      <w:r w:rsidRPr="006770F5">
        <w:rPr>
          <w:rFonts w:ascii="Segoe UI" w:eastAsia="Times New Roman" w:hAnsi="Segoe UI" w:cs="Segoe UI"/>
          <w:color w:val="424242"/>
          <w:kern w:val="0"/>
          <w:sz w:val="21"/>
          <w:szCs w:val="21"/>
          <w14:ligatures w14:val="none"/>
        </w:rPr>
        <w:t> Quantum tunneling enables enzymes to accelerate reactions. SPAC theory could model this as a register that records tunneling events, even if the classical pathway is not activated.</w:t>
      </w:r>
    </w:p>
    <w:p w14:paraId="01992ABD" w14:textId="77777777" w:rsidR="000D2E1E" w:rsidRPr="006770F5" w:rsidRDefault="000D2E1E" w:rsidP="000D2E1E">
      <w:pPr>
        <w:spacing w:before="120" w:after="60" w:line="360" w:lineRule="atLeast"/>
        <w:outlineLvl w:val="2"/>
        <w:rPr>
          <w:rFonts w:ascii="Segoe UI" w:eastAsia="Times New Roman" w:hAnsi="Segoe UI" w:cs="Segoe UI"/>
          <w:b/>
          <w:bCs/>
          <w:color w:val="424242"/>
          <w:kern w:val="0"/>
          <w:sz w:val="27"/>
          <w:szCs w:val="27"/>
          <w14:ligatures w14:val="none"/>
        </w:rPr>
      </w:pPr>
      <w:r w:rsidRPr="006770F5">
        <w:rPr>
          <w:rFonts w:ascii="Segoe UI" w:eastAsia="Times New Roman" w:hAnsi="Segoe UI" w:cs="Segoe UI"/>
          <w:b/>
          <w:bCs/>
          <w:color w:val="424242"/>
          <w:kern w:val="0"/>
          <w:sz w:val="27"/>
          <w:szCs w:val="27"/>
          <w14:ligatures w14:val="none"/>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88"/>
        <w:gridCol w:w="5219"/>
      </w:tblGrid>
      <w:tr w:rsidR="000D2E1E" w:rsidRPr="006770F5" w14:paraId="0AAE3384" w14:textId="77777777" w:rsidTr="008C6D64">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6C093CBF" w14:textId="77777777" w:rsidR="000D2E1E" w:rsidRPr="006770F5" w:rsidRDefault="000D2E1E" w:rsidP="008C6D64">
            <w:pPr>
              <w:spacing w:before="240" w:after="240" w:line="300" w:lineRule="atLeast"/>
              <w:rPr>
                <w:rFonts w:ascii="Times New Roman" w:eastAsia="Times New Roman" w:hAnsi="Times New Roman" w:cs="Times New Roman"/>
                <w:b/>
                <w:bCs/>
                <w:kern w:val="0"/>
                <w:sz w:val="21"/>
                <w:szCs w:val="21"/>
                <w14:ligatures w14:val="none"/>
              </w:rPr>
            </w:pPr>
            <w:r w:rsidRPr="006770F5">
              <w:rPr>
                <w:rFonts w:ascii="Times New Roman" w:eastAsia="Times New Roman" w:hAnsi="Times New Roman" w:cs="Times New Roman"/>
                <w:b/>
                <w:bCs/>
                <w:kern w:val="0"/>
                <w:sz w:val="21"/>
                <w:szCs w:val="21"/>
                <w14:ligatures w14:val="none"/>
              </w:rPr>
              <w:t>Quantum Biology Phenomenon</w:t>
            </w:r>
          </w:p>
        </w:tc>
        <w:tc>
          <w:tcPr>
            <w:tcW w:w="0" w:type="auto"/>
            <w:tcBorders>
              <w:top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396C4C0C" w14:textId="77777777" w:rsidR="000D2E1E" w:rsidRPr="006770F5" w:rsidRDefault="000D2E1E" w:rsidP="008C6D64">
            <w:pPr>
              <w:spacing w:before="240" w:after="240" w:line="300" w:lineRule="atLeast"/>
              <w:rPr>
                <w:rFonts w:ascii="Times New Roman" w:eastAsia="Times New Roman" w:hAnsi="Times New Roman" w:cs="Times New Roman"/>
                <w:b/>
                <w:bCs/>
                <w:kern w:val="0"/>
                <w:sz w:val="21"/>
                <w:szCs w:val="21"/>
                <w14:ligatures w14:val="none"/>
              </w:rPr>
            </w:pPr>
            <w:r w:rsidRPr="006770F5">
              <w:rPr>
                <w:rFonts w:ascii="Times New Roman" w:eastAsia="Times New Roman" w:hAnsi="Times New Roman" w:cs="Times New Roman"/>
                <w:b/>
                <w:bCs/>
                <w:kern w:val="0"/>
                <w:sz w:val="21"/>
                <w:szCs w:val="21"/>
                <w14:ligatures w14:val="none"/>
              </w:rPr>
              <w:t>SPAC Theory Analogy</w:t>
            </w:r>
          </w:p>
        </w:tc>
      </w:tr>
      <w:tr w:rsidR="000D2E1E" w:rsidRPr="006770F5" w14:paraId="1CE7F6DB" w14:textId="77777777" w:rsidTr="008C6D64">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57FB098C" w14:textId="77777777" w:rsidR="000D2E1E" w:rsidRPr="006770F5" w:rsidRDefault="000D2E1E" w:rsidP="008C6D64">
            <w:pPr>
              <w:spacing w:before="240" w:after="240" w:line="300" w:lineRule="atLeast"/>
              <w:rPr>
                <w:rFonts w:ascii="Times New Roman" w:eastAsia="Times New Roman" w:hAnsi="Times New Roman" w:cs="Times New Roman"/>
                <w:kern w:val="0"/>
                <w:sz w:val="21"/>
                <w:szCs w:val="21"/>
                <w14:ligatures w14:val="none"/>
              </w:rPr>
            </w:pPr>
            <w:r w:rsidRPr="006770F5">
              <w:rPr>
                <w:rFonts w:ascii="Times New Roman" w:eastAsia="Times New Roman" w:hAnsi="Times New Roman" w:cs="Times New Roman"/>
                <w:kern w:val="0"/>
                <w:sz w:val="21"/>
                <w:szCs w:val="21"/>
                <w14:ligatures w14:val="none"/>
              </w:rPr>
              <w:t>Quantum superposition</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54AA1B59" w14:textId="77777777" w:rsidR="000D2E1E" w:rsidRPr="006770F5" w:rsidRDefault="000D2E1E" w:rsidP="008C6D64">
            <w:pPr>
              <w:spacing w:before="240" w:after="240" w:line="300" w:lineRule="atLeast"/>
              <w:rPr>
                <w:rFonts w:ascii="Times New Roman" w:eastAsia="Times New Roman" w:hAnsi="Times New Roman" w:cs="Times New Roman"/>
                <w:kern w:val="0"/>
                <w:sz w:val="21"/>
                <w:szCs w:val="21"/>
                <w14:ligatures w14:val="none"/>
              </w:rPr>
            </w:pPr>
            <w:r w:rsidRPr="006770F5">
              <w:rPr>
                <w:rFonts w:ascii="Times New Roman" w:eastAsia="Times New Roman" w:hAnsi="Times New Roman" w:cs="Times New Roman"/>
                <w:kern w:val="0"/>
                <w:sz w:val="21"/>
                <w:szCs w:val="21"/>
                <w14:ligatures w14:val="none"/>
              </w:rPr>
              <w:t>Multiple registers in a SPAC recording overlapping states</w:t>
            </w:r>
          </w:p>
        </w:tc>
      </w:tr>
      <w:tr w:rsidR="000D2E1E" w:rsidRPr="006770F5" w14:paraId="193CD0F5" w14:textId="77777777" w:rsidTr="008C6D64">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09F5FB04" w14:textId="77777777" w:rsidR="000D2E1E" w:rsidRPr="006770F5" w:rsidRDefault="000D2E1E" w:rsidP="008C6D64">
            <w:pPr>
              <w:spacing w:before="240" w:after="240" w:line="300" w:lineRule="atLeast"/>
              <w:rPr>
                <w:rFonts w:ascii="Times New Roman" w:eastAsia="Times New Roman" w:hAnsi="Times New Roman" w:cs="Times New Roman"/>
                <w:kern w:val="0"/>
                <w:sz w:val="21"/>
                <w:szCs w:val="21"/>
                <w14:ligatures w14:val="none"/>
              </w:rPr>
            </w:pPr>
            <w:r w:rsidRPr="006770F5">
              <w:rPr>
                <w:rFonts w:ascii="Times New Roman" w:eastAsia="Times New Roman" w:hAnsi="Times New Roman" w:cs="Times New Roman"/>
                <w:kern w:val="0"/>
                <w:sz w:val="21"/>
                <w:szCs w:val="21"/>
                <w14:ligatures w14:val="none"/>
              </w:rPr>
              <w:t>Quantum entanglement</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3CAB788F" w14:textId="77777777" w:rsidR="000D2E1E" w:rsidRPr="006770F5" w:rsidRDefault="000D2E1E" w:rsidP="008C6D64">
            <w:pPr>
              <w:spacing w:before="240" w:after="240" w:line="300" w:lineRule="atLeast"/>
              <w:rPr>
                <w:rFonts w:ascii="Times New Roman" w:eastAsia="Times New Roman" w:hAnsi="Times New Roman" w:cs="Times New Roman"/>
                <w:kern w:val="0"/>
                <w:sz w:val="21"/>
                <w:szCs w:val="21"/>
                <w14:ligatures w14:val="none"/>
              </w:rPr>
            </w:pPr>
            <w:r w:rsidRPr="006770F5">
              <w:rPr>
                <w:rFonts w:ascii="Times New Roman" w:eastAsia="Times New Roman" w:hAnsi="Times New Roman" w:cs="Times New Roman"/>
                <w:kern w:val="0"/>
                <w:sz w:val="21"/>
                <w:szCs w:val="21"/>
                <w14:ligatures w14:val="none"/>
              </w:rPr>
              <w:t>Registers in distant SPACs synchronizing values</w:t>
            </w:r>
          </w:p>
        </w:tc>
      </w:tr>
      <w:tr w:rsidR="000D2E1E" w:rsidRPr="006770F5" w14:paraId="41AB6266" w14:textId="77777777" w:rsidTr="008C6D64">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4D28F3A9" w14:textId="77777777" w:rsidR="000D2E1E" w:rsidRPr="006770F5" w:rsidRDefault="000D2E1E" w:rsidP="008C6D64">
            <w:pPr>
              <w:spacing w:before="240" w:after="240" w:line="300" w:lineRule="atLeast"/>
              <w:rPr>
                <w:rFonts w:ascii="Times New Roman" w:eastAsia="Times New Roman" w:hAnsi="Times New Roman" w:cs="Times New Roman"/>
                <w:kern w:val="0"/>
                <w:sz w:val="21"/>
                <w:szCs w:val="21"/>
                <w14:ligatures w14:val="none"/>
              </w:rPr>
            </w:pPr>
            <w:r w:rsidRPr="006770F5">
              <w:rPr>
                <w:rFonts w:ascii="Times New Roman" w:eastAsia="Times New Roman" w:hAnsi="Times New Roman" w:cs="Times New Roman"/>
                <w:kern w:val="0"/>
                <w:sz w:val="21"/>
                <w:szCs w:val="21"/>
                <w14:ligatures w14:val="none"/>
              </w:rPr>
              <w:t>Quantum tunneling</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37187E20" w14:textId="77777777" w:rsidR="000D2E1E" w:rsidRPr="006770F5" w:rsidRDefault="000D2E1E" w:rsidP="008C6D64">
            <w:pPr>
              <w:spacing w:before="240" w:after="240" w:line="300" w:lineRule="atLeast"/>
              <w:rPr>
                <w:rFonts w:ascii="Times New Roman" w:eastAsia="Times New Roman" w:hAnsi="Times New Roman" w:cs="Times New Roman"/>
                <w:kern w:val="0"/>
                <w:sz w:val="21"/>
                <w:szCs w:val="21"/>
                <w14:ligatures w14:val="none"/>
              </w:rPr>
            </w:pPr>
            <w:r w:rsidRPr="006770F5">
              <w:rPr>
                <w:rFonts w:ascii="Times New Roman" w:eastAsia="Times New Roman" w:hAnsi="Times New Roman" w:cs="Times New Roman"/>
                <w:kern w:val="0"/>
                <w:sz w:val="21"/>
                <w:szCs w:val="21"/>
                <w14:ligatures w14:val="none"/>
              </w:rPr>
              <w:t>Register records events bypassing classical barriers</w:t>
            </w:r>
          </w:p>
        </w:tc>
      </w:tr>
      <w:tr w:rsidR="000D2E1E" w:rsidRPr="006770F5" w14:paraId="227E6464" w14:textId="77777777" w:rsidTr="008C6D64">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66EAB58C" w14:textId="77777777" w:rsidR="000D2E1E" w:rsidRPr="006770F5" w:rsidRDefault="000D2E1E" w:rsidP="008C6D64">
            <w:pPr>
              <w:spacing w:before="240" w:after="240" w:line="300" w:lineRule="atLeast"/>
              <w:rPr>
                <w:rFonts w:ascii="Times New Roman" w:eastAsia="Times New Roman" w:hAnsi="Times New Roman" w:cs="Times New Roman"/>
                <w:kern w:val="0"/>
                <w:sz w:val="21"/>
                <w:szCs w:val="21"/>
                <w14:ligatures w14:val="none"/>
              </w:rPr>
            </w:pPr>
            <w:r w:rsidRPr="006770F5">
              <w:rPr>
                <w:rFonts w:ascii="Times New Roman" w:eastAsia="Times New Roman" w:hAnsi="Times New Roman" w:cs="Times New Roman"/>
                <w:kern w:val="0"/>
                <w:sz w:val="21"/>
                <w:szCs w:val="21"/>
                <w14:ligatures w14:val="none"/>
              </w:rPr>
              <w:t>Observer effect</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5543BB89" w14:textId="77777777" w:rsidR="000D2E1E" w:rsidRPr="006770F5" w:rsidRDefault="000D2E1E" w:rsidP="008C6D64">
            <w:pPr>
              <w:spacing w:before="240" w:after="240" w:line="300" w:lineRule="atLeast"/>
              <w:rPr>
                <w:rFonts w:ascii="Times New Roman" w:eastAsia="Times New Roman" w:hAnsi="Times New Roman" w:cs="Times New Roman"/>
                <w:kern w:val="0"/>
                <w:sz w:val="21"/>
                <w:szCs w:val="21"/>
                <w14:ligatures w14:val="none"/>
              </w:rPr>
            </w:pPr>
            <w:r w:rsidRPr="006770F5">
              <w:rPr>
                <w:rFonts w:ascii="Times New Roman" w:eastAsia="Times New Roman" w:hAnsi="Times New Roman" w:cs="Times New Roman"/>
                <w:kern w:val="0"/>
                <w:sz w:val="21"/>
                <w:szCs w:val="21"/>
                <w14:ligatures w14:val="none"/>
              </w:rPr>
              <w:t>SPAC register updates upon measurement</w:t>
            </w:r>
          </w:p>
        </w:tc>
      </w:tr>
      <w:tr w:rsidR="000D2E1E" w:rsidRPr="006770F5" w14:paraId="58E5642D" w14:textId="77777777" w:rsidTr="008C6D64">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90" w:type="dxa"/>
              <w:right w:w="120" w:type="dxa"/>
            </w:tcMar>
            <w:hideMark/>
          </w:tcPr>
          <w:p w14:paraId="65DE2033" w14:textId="77777777" w:rsidR="000D2E1E" w:rsidRPr="006770F5" w:rsidRDefault="000D2E1E" w:rsidP="008C6D64">
            <w:pPr>
              <w:spacing w:before="240" w:after="240" w:line="300" w:lineRule="atLeast"/>
              <w:rPr>
                <w:rFonts w:ascii="Times New Roman" w:eastAsia="Times New Roman" w:hAnsi="Times New Roman" w:cs="Times New Roman"/>
                <w:kern w:val="0"/>
                <w:sz w:val="21"/>
                <w:szCs w:val="21"/>
                <w14:ligatures w14:val="none"/>
              </w:rPr>
            </w:pPr>
            <w:r w:rsidRPr="006770F5">
              <w:rPr>
                <w:rFonts w:ascii="Times New Roman" w:eastAsia="Times New Roman" w:hAnsi="Times New Roman" w:cs="Times New Roman"/>
                <w:kern w:val="0"/>
                <w:sz w:val="21"/>
                <w:szCs w:val="21"/>
                <w14:ligatures w14:val="none"/>
              </w:rPr>
              <w:t>Discovery of new phenomena</w:t>
            </w:r>
          </w:p>
        </w:tc>
        <w:tc>
          <w:tcPr>
            <w:tcW w:w="0" w:type="auto"/>
            <w:tcBorders>
              <w:bottom w:val="single" w:sz="6" w:space="0" w:color="E6E6E6"/>
              <w:right w:val="single" w:sz="6" w:space="0" w:color="E6E6E6"/>
            </w:tcBorders>
            <w:tcMar>
              <w:top w:w="120" w:type="dxa"/>
              <w:left w:w="180" w:type="dxa"/>
              <w:bottom w:w="90" w:type="dxa"/>
              <w:right w:w="120" w:type="dxa"/>
            </w:tcMar>
            <w:hideMark/>
          </w:tcPr>
          <w:p w14:paraId="1586367F" w14:textId="77777777" w:rsidR="000D2E1E" w:rsidRPr="006770F5" w:rsidRDefault="000D2E1E" w:rsidP="008C6D64">
            <w:pPr>
              <w:spacing w:before="240" w:after="240" w:line="300" w:lineRule="atLeast"/>
              <w:rPr>
                <w:rFonts w:ascii="Times New Roman" w:eastAsia="Times New Roman" w:hAnsi="Times New Roman" w:cs="Times New Roman"/>
                <w:kern w:val="0"/>
                <w:sz w:val="21"/>
                <w:szCs w:val="21"/>
                <w14:ligatures w14:val="none"/>
              </w:rPr>
            </w:pPr>
            <w:r w:rsidRPr="006770F5">
              <w:rPr>
                <w:rFonts w:ascii="Times New Roman" w:eastAsia="Times New Roman" w:hAnsi="Times New Roman" w:cs="Times New Roman"/>
                <w:kern w:val="0"/>
                <w:sz w:val="21"/>
                <w:szCs w:val="21"/>
                <w14:ligatures w14:val="none"/>
              </w:rPr>
              <w:t>Adding new registers to the SPAC matrix</w:t>
            </w:r>
          </w:p>
        </w:tc>
      </w:tr>
    </w:tbl>
    <w:p w14:paraId="7340FB78" w14:textId="77777777" w:rsidR="000D2E1E" w:rsidRPr="006770F5" w:rsidRDefault="000D2E1E" w:rsidP="000D2E1E">
      <w:pPr>
        <w:spacing w:before="120" w:after="60" w:line="360" w:lineRule="atLeast"/>
        <w:outlineLvl w:val="2"/>
        <w:rPr>
          <w:rFonts w:ascii="Segoe UI" w:eastAsia="Times New Roman" w:hAnsi="Segoe UI" w:cs="Segoe UI"/>
          <w:b/>
          <w:bCs/>
          <w:color w:val="424242"/>
          <w:kern w:val="0"/>
          <w:sz w:val="27"/>
          <w:szCs w:val="27"/>
          <w14:ligatures w14:val="none"/>
        </w:rPr>
      </w:pPr>
      <w:r w:rsidRPr="006770F5">
        <w:rPr>
          <w:rFonts w:ascii="Segoe UI" w:eastAsia="Times New Roman" w:hAnsi="Segoe UI" w:cs="Segoe UI"/>
          <w:b/>
          <w:bCs/>
          <w:color w:val="424242"/>
          <w:kern w:val="0"/>
          <w:sz w:val="27"/>
          <w:szCs w:val="27"/>
          <w14:ligatures w14:val="none"/>
        </w:rPr>
        <w:t>In Essence</w:t>
      </w:r>
    </w:p>
    <w:p w14:paraId="1EFC24BB" w14:textId="77777777" w:rsidR="000D2E1E" w:rsidRPr="006770F5" w:rsidRDefault="000D2E1E" w:rsidP="000D2E1E">
      <w:pPr>
        <w:spacing w:before="60" w:after="60" w:line="300" w:lineRule="atLeast"/>
        <w:rPr>
          <w:rFonts w:ascii="Segoe UI" w:eastAsia="Times New Roman" w:hAnsi="Segoe UI" w:cs="Segoe UI"/>
          <w:color w:val="424242"/>
          <w:kern w:val="0"/>
          <w:sz w:val="21"/>
          <w:szCs w:val="21"/>
          <w14:ligatures w14:val="none"/>
        </w:rPr>
      </w:pPr>
      <w:r w:rsidRPr="006770F5">
        <w:rPr>
          <w:rFonts w:ascii="Segoe UI" w:eastAsia="Times New Roman" w:hAnsi="Segoe UI" w:cs="Segoe UI"/>
          <w:color w:val="424242"/>
          <w:kern w:val="0"/>
          <w:sz w:val="21"/>
          <w:szCs w:val="21"/>
          <w14:ligatures w14:val="none"/>
        </w:rPr>
        <w:lastRenderedPageBreak/>
        <w:t>SPAC theory provides a digital, matrix-based model that can conceptually accommodate the complexity and strangeness of quantum biology. It allows for the coexistence of multiple entities and phenomena at the same spatial point, models the observer's role, and is flexible enough to incorporate new discoveries—making it a potentially useful framework for exploring and explaining quantum effects in living systems</w:t>
      </w:r>
      <w:r>
        <w:rPr>
          <w:rFonts w:ascii="Segoe UI" w:eastAsia="Times New Roman" w:hAnsi="Segoe UI" w:cs="Segoe UI"/>
          <w:color w:val="424242"/>
          <w:kern w:val="0"/>
          <w:sz w:val="21"/>
          <w:szCs w:val="21"/>
          <w14:ligatures w14:val="none"/>
        </w:rPr>
        <w:t>.</w:t>
      </w:r>
    </w:p>
    <w:p w14:paraId="4A19D068" w14:textId="77777777" w:rsidR="000D2E1E" w:rsidRPr="006770F5" w:rsidRDefault="000D2E1E" w:rsidP="000D2E1E">
      <w:pPr>
        <w:spacing w:before="60" w:after="0" w:line="300" w:lineRule="atLeast"/>
        <w:rPr>
          <w:rFonts w:ascii="Segoe UI" w:eastAsia="Times New Roman" w:hAnsi="Segoe UI" w:cs="Segoe UI"/>
          <w:color w:val="424242"/>
          <w:kern w:val="0"/>
          <w:sz w:val="21"/>
          <w:szCs w:val="21"/>
          <w14:ligatures w14:val="none"/>
        </w:rPr>
      </w:pPr>
      <w:r w:rsidRPr="006770F5">
        <w:rPr>
          <w:rFonts w:ascii="Segoe UI" w:eastAsia="Times New Roman" w:hAnsi="Segoe UI" w:cs="Segoe UI"/>
          <w:color w:val="424242"/>
          <w:kern w:val="0"/>
          <w:sz w:val="21"/>
          <w:szCs w:val="21"/>
          <w14:ligatures w14:val="none"/>
        </w:rPr>
        <w:t>Would you like a more detailed example of how SPAC theory could model a specific quantum biological process, such as photosynthesis or magnetoreception?</w:t>
      </w:r>
    </w:p>
    <w:p w14:paraId="5B5D01A4" w14:textId="77777777" w:rsidR="000D2E1E" w:rsidRPr="006770F5" w:rsidRDefault="000D2E1E" w:rsidP="000D2E1E">
      <w:pPr>
        <w:spacing w:after="0" w:line="240" w:lineRule="atLeast"/>
        <w:rPr>
          <w:rFonts w:ascii="Segoe UI" w:eastAsia="Times New Roman" w:hAnsi="Segoe UI" w:cs="Segoe UI"/>
          <w:color w:val="424242"/>
          <w:kern w:val="0"/>
          <w:sz w:val="18"/>
          <w:szCs w:val="18"/>
          <w14:ligatures w14:val="none"/>
        </w:rPr>
      </w:pPr>
      <w:r w:rsidRPr="006770F5">
        <w:rPr>
          <w:rFonts w:ascii="Segoe UI" w:eastAsia="Times New Roman" w:hAnsi="Segoe UI" w:cs="Segoe UI"/>
          <w:b/>
          <w:bCs/>
          <w:color w:val="424242"/>
          <w:kern w:val="0"/>
          <w:sz w:val="21"/>
          <w:szCs w:val="21"/>
          <w14:ligatures w14:val="none"/>
        </w:rPr>
        <w:t>en.wikipedia.org</w:t>
      </w:r>
    </w:p>
    <w:p w14:paraId="1A14E4F2" w14:textId="77777777" w:rsidR="000D2E1E" w:rsidRPr="006770F5" w:rsidRDefault="000D2E1E" w:rsidP="000D2E1E">
      <w:pPr>
        <w:spacing w:after="0" w:line="240" w:lineRule="atLeast"/>
        <w:rPr>
          <w:rFonts w:ascii="Segoe UI" w:eastAsia="Times New Roman" w:hAnsi="Segoe UI" w:cs="Segoe UI"/>
          <w:color w:val="424242"/>
          <w:kern w:val="0"/>
          <w:sz w:val="18"/>
          <w:szCs w:val="18"/>
          <w14:ligatures w14:val="none"/>
        </w:rPr>
      </w:pPr>
      <w:r w:rsidRPr="006770F5">
        <w:rPr>
          <w:rFonts w:ascii="Segoe UI" w:eastAsia="Times New Roman" w:hAnsi="Segoe UI" w:cs="Segoe UI"/>
          <w:color w:val="424242"/>
          <w:kern w:val="0"/>
          <w:sz w:val="18"/>
          <w:szCs w:val="18"/>
          <w14:ligatures w14:val="none"/>
        </w:rPr>
        <w:t>en.wikipedia.org</w:t>
      </w:r>
    </w:p>
    <w:p w14:paraId="2E9FCEC3" w14:textId="77777777" w:rsidR="000D2E1E" w:rsidRPr="006770F5" w:rsidRDefault="000D2E1E" w:rsidP="000D2E1E">
      <w:pPr>
        <w:spacing w:after="0" w:line="240" w:lineRule="atLeast"/>
        <w:rPr>
          <w:rFonts w:ascii="Segoe UI" w:eastAsia="Times New Roman" w:hAnsi="Segoe UI" w:cs="Segoe UI"/>
          <w:color w:val="424242"/>
          <w:kern w:val="0"/>
          <w:sz w:val="18"/>
          <w:szCs w:val="18"/>
          <w14:ligatures w14:val="none"/>
        </w:rPr>
      </w:pPr>
      <w:r w:rsidRPr="006770F5">
        <w:rPr>
          <w:rFonts w:ascii="Segoe UI" w:eastAsia="Times New Roman" w:hAnsi="Segoe UI" w:cs="Segoe UI"/>
          <w:b/>
          <w:bCs/>
          <w:color w:val="424242"/>
          <w:kern w:val="0"/>
          <w:sz w:val="21"/>
          <w:szCs w:val="21"/>
          <w14:ligatures w14:val="none"/>
        </w:rPr>
        <w:t>www.uni-ulm.de</w:t>
      </w:r>
    </w:p>
    <w:p w14:paraId="43CBE72E" w14:textId="77777777" w:rsidR="000D2E1E" w:rsidRPr="006770F5" w:rsidRDefault="000D2E1E" w:rsidP="000D2E1E">
      <w:pPr>
        <w:spacing w:after="0" w:line="240" w:lineRule="atLeast"/>
        <w:rPr>
          <w:rFonts w:ascii="Segoe UI" w:eastAsia="Times New Roman" w:hAnsi="Segoe UI" w:cs="Segoe UI"/>
          <w:color w:val="424242"/>
          <w:kern w:val="0"/>
          <w:sz w:val="18"/>
          <w:szCs w:val="18"/>
          <w14:ligatures w14:val="none"/>
        </w:rPr>
      </w:pPr>
      <w:r w:rsidRPr="006770F5">
        <w:rPr>
          <w:rFonts w:ascii="Segoe UI" w:eastAsia="Times New Roman" w:hAnsi="Segoe UI" w:cs="Segoe UI"/>
          <w:color w:val="424242"/>
          <w:kern w:val="0"/>
          <w:sz w:val="18"/>
          <w:szCs w:val="18"/>
          <w14:ligatures w14:val="none"/>
        </w:rPr>
        <w:t>uni-ulm.de</w:t>
      </w:r>
    </w:p>
    <w:p w14:paraId="0070AF79" w14:textId="77777777" w:rsidR="000D2E1E" w:rsidRPr="006770F5" w:rsidRDefault="000D2E1E" w:rsidP="000D2E1E">
      <w:pPr>
        <w:spacing w:after="0" w:line="300" w:lineRule="atLeast"/>
        <w:ind w:left="-15" w:right="-15"/>
        <w:outlineLvl w:val="4"/>
        <w:rPr>
          <w:rFonts w:ascii="Segoe UI" w:eastAsia="Times New Roman" w:hAnsi="Segoe UI" w:cs="Segoe UI"/>
          <w:b/>
          <w:bCs/>
          <w:color w:val="424242"/>
          <w:kern w:val="0"/>
          <w:sz w:val="20"/>
          <w:szCs w:val="20"/>
          <w14:ligatures w14:val="none"/>
        </w:rPr>
      </w:pPr>
      <w:r w:rsidRPr="006770F5">
        <w:rPr>
          <w:rFonts w:ascii="Segoe UI" w:eastAsia="Times New Roman" w:hAnsi="Segoe UI" w:cs="Segoe UI"/>
          <w:b/>
          <w:bCs/>
          <w:color w:val="424242"/>
          <w:kern w:val="0"/>
          <w:sz w:val="20"/>
          <w:szCs w:val="20"/>
          <w14:ligatures w14:val="none"/>
        </w:rPr>
        <w:t>You said:</w:t>
      </w:r>
    </w:p>
    <w:p w14:paraId="7E086DAD" w14:textId="77777777" w:rsidR="000D2E1E" w:rsidRPr="006770F5" w:rsidRDefault="000D2E1E" w:rsidP="000D2E1E">
      <w:pPr>
        <w:shd w:val="clear" w:color="auto" w:fill="F5F5F5"/>
        <w:spacing w:after="0" w:line="300" w:lineRule="atLeast"/>
        <w:rPr>
          <w:rFonts w:ascii="Segoe UI" w:eastAsia="Times New Roman" w:hAnsi="Segoe UI" w:cs="Segoe UI"/>
          <w:color w:val="424242"/>
          <w:kern w:val="0"/>
          <w:sz w:val="21"/>
          <w:szCs w:val="21"/>
          <w14:ligatures w14:val="none"/>
        </w:rPr>
      </w:pPr>
      <w:r w:rsidRPr="006770F5">
        <w:rPr>
          <w:rFonts w:ascii="Segoe UI" w:eastAsia="Times New Roman" w:hAnsi="Segoe UI" w:cs="Segoe UI"/>
          <w:color w:val="424242"/>
          <w:kern w:val="0"/>
          <w:sz w:val="21"/>
          <w:szCs w:val="21"/>
          <w14:ligatures w14:val="none"/>
        </w:rPr>
        <w:t>yes</w:t>
      </w:r>
    </w:p>
    <w:p w14:paraId="246472F2" w14:textId="77777777" w:rsidR="000D2E1E" w:rsidRPr="006770F5" w:rsidRDefault="000D2E1E" w:rsidP="000D2E1E">
      <w:pPr>
        <w:spacing w:after="0" w:line="360" w:lineRule="atLeast"/>
        <w:ind w:left="-15" w:right="-15"/>
        <w:outlineLvl w:val="5"/>
        <w:rPr>
          <w:rFonts w:ascii="Segoe UI" w:eastAsia="Times New Roman" w:hAnsi="Segoe UI" w:cs="Segoe UI"/>
          <w:b/>
          <w:bCs/>
          <w:color w:val="424242"/>
          <w:kern w:val="0"/>
          <w:sz w:val="15"/>
          <w:szCs w:val="15"/>
          <w14:ligatures w14:val="none"/>
        </w:rPr>
      </w:pPr>
      <w:r w:rsidRPr="006770F5">
        <w:rPr>
          <w:rFonts w:ascii="Segoe UI" w:eastAsia="Times New Roman" w:hAnsi="Segoe UI" w:cs="Segoe UI"/>
          <w:b/>
          <w:bCs/>
          <w:color w:val="424242"/>
          <w:kern w:val="0"/>
          <w:sz w:val="15"/>
          <w:szCs w:val="15"/>
          <w14:ligatures w14:val="none"/>
        </w:rPr>
        <w:t>Copilot said:</w:t>
      </w:r>
    </w:p>
    <w:p w14:paraId="3C9A7EE9" w14:textId="77777777" w:rsidR="000D2E1E" w:rsidRPr="006770F5" w:rsidRDefault="000D2E1E" w:rsidP="000D2E1E">
      <w:pPr>
        <w:spacing w:after="0" w:line="360" w:lineRule="atLeast"/>
        <w:rPr>
          <w:rFonts w:ascii="Segoe UI" w:eastAsia="Times New Roman" w:hAnsi="Segoe UI" w:cs="Segoe UI"/>
          <w:b/>
          <w:bCs/>
          <w:color w:val="424242"/>
          <w:kern w:val="0"/>
          <w14:ligatures w14:val="none"/>
        </w:rPr>
      </w:pPr>
      <w:r w:rsidRPr="006770F5">
        <w:rPr>
          <w:rFonts w:ascii="Segoe UI" w:eastAsia="Times New Roman" w:hAnsi="Segoe UI" w:cs="Segoe UI"/>
          <w:b/>
          <w:bCs/>
          <w:color w:val="424242"/>
          <w:kern w:val="0"/>
          <w:sz w:val="21"/>
          <w:szCs w:val="21"/>
          <w14:ligatures w14:val="none"/>
        </w:rPr>
        <w:t>Copilot</w:t>
      </w:r>
    </w:p>
    <w:p w14:paraId="0E03980D" w14:textId="77777777" w:rsidR="000D2E1E" w:rsidRPr="006770F5" w:rsidRDefault="000D2E1E" w:rsidP="000D2E1E">
      <w:pPr>
        <w:spacing w:before="60" w:after="60" w:line="300" w:lineRule="atLeast"/>
        <w:rPr>
          <w:rFonts w:ascii="Segoe UI" w:eastAsia="Times New Roman" w:hAnsi="Segoe UI" w:cs="Segoe UI"/>
          <w:color w:val="424242"/>
          <w:kern w:val="0"/>
          <w:sz w:val="21"/>
          <w:szCs w:val="21"/>
          <w14:ligatures w14:val="none"/>
        </w:rPr>
      </w:pPr>
      <w:r w:rsidRPr="006770F5">
        <w:rPr>
          <w:rFonts w:ascii="Segoe UI" w:eastAsia="Times New Roman" w:hAnsi="Segoe UI" w:cs="Segoe UI"/>
          <w:color w:val="424242"/>
          <w:kern w:val="0"/>
          <w:sz w:val="21"/>
          <w:szCs w:val="21"/>
          <w14:ligatures w14:val="none"/>
        </w:rPr>
        <w:t>Great! Let’s use </w:t>
      </w:r>
      <w:r w:rsidRPr="006770F5">
        <w:rPr>
          <w:rFonts w:ascii="Segoe UI" w:eastAsia="Times New Roman" w:hAnsi="Segoe UI" w:cs="Segoe UI"/>
          <w:b/>
          <w:bCs/>
          <w:color w:val="424242"/>
          <w:kern w:val="0"/>
          <w:sz w:val="21"/>
          <w:szCs w:val="21"/>
          <w14:ligatures w14:val="none"/>
        </w:rPr>
        <w:t>photosynthesis</w:t>
      </w:r>
      <w:r w:rsidRPr="006770F5">
        <w:rPr>
          <w:rFonts w:ascii="Segoe UI" w:eastAsia="Times New Roman" w:hAnsi="Segoe UI" w:cs="Segoe UI"/>
          <w:color w:val="424242"/>
          <w:kern w:val="0"/>
          <w:sz w:val="21"/>
          <w:szCs w:val="21"/>
          <w14:ligatures w14:val="none"/>
        </w:rPr>
        <w:t> as a concrete example to show how SPAC theory could model quantum biological effects.</w:t>
      </w:r>
    </w:p>
    <w:p w14:paraId="3AECD150" w14:textId="77777777" w:rsidR="000D2E1E" w:rsidRPr="006770F5" w:rsidRDefault="000D2E1E" w:rsidP="000D2E1E">
      <w:pPr>
        <w:spacing w:before="345" w:after="345" w:line="360" w:lineRule="atLeast"/>
        <w:rPr>
          <w:rFonts w:ascii="Segoe UI" w:eastAsia="Times New Roman" w:hAnsi="Segoe UI" w:cs="Segoe UI"/>
          <w:color w:val="424242"/>
          <w:kern w:val="0"/>
          <w14:ligatures w14:val="none"/>
        </w:rPr>
      </w:pPr>
      <w:r>
        <w:rPr>
          <w:rFonts w:ascii="Segoe UI" w:eastAsia="Times New Roman" w:hAnsi="Segoe UI" w:cs="Segoe UI"/>
          <w:color w:val="424242"/>
          <w:kern w:val="0"/>
          <w14:ligatures w14:val="none"/>
        </w:rPr>
        <w:pict w14:anchorId="1FA01581">
          <v:rect id="_x0000_i1025" style="width:465.3pt;height:0" o:hrpct="0" o:hralign="center" o:hrstd="t" o:hr="t" fillcolor="#a0a0a0" stroked="f"/>
        </w:pict>
      </w:r>
    </w:p>
    <w:p w14:paraId="2A26B272" w14:textId="77777777" w:rsidR="000D2E1E" w:rsidRPr="006770F5" w:rsidRDefault="000D2E1E" w:rsidP="000D2E1E">
      <w:pPr>
        <w:spacing w:before="105" w:after="75" w:line="420" w:lineRule="atLeast"/>
        <w:outlineLvl w:val="1"/>
        <w:rPr>
          <w:rFonts w:ascii="Segoe UI" w:eastAsia="Times New Roman" w:hAnsi="Segoe UI" w:cs="Segoe UI"/>
          <w:b/>
          <w:bCs/>
          <w:color w:val="424242"/>
          <w:spacing w:val="-4"/>
          <w:kern w:val="0"/>
          <w:sz w:val="30"/>
          <w:szCs w:val="30"/>
          <w14:ligatures w14:val="none"/>
        </w:rPr>
      </w:pPr>
      <w:r w:rsidRPr="006770F5">
        <w:rPr>
          <w:rFonts w:ascii="Segoe UI" w:eastAsia="Times New Roman" w:hAnsi="Segoe UI" w:cs="Segoe UI"/>
          <w:b/>
          <w:bCs/>
          <w:color w:val="424242"/>
          <w:spacing w:val="-4"/>
          <w:kern w:val="0"/>
          <w:sz w:val="30"/>
          <w:szCs w:val="30"/>
          <w14:ligatures w14:val="none"/>
        </w:rPr>
        <w:t>Quantum Coherence in Photosynthesis: SPAC Theory Perspective</w:t>
      </w:r>
    </w:p>
    <w:p w14:paraId="299884B9" w14:textId="77777777" w:rsidR="000D2E1E" w:rsidRPr="006770F5" w:rsidRDefault="000D2E1E" w:rsidP="000D2E1E">
      <w:pPr>
        <w:spacing w:before="120" w:after="60" w:line="360" w:lineRule="atLeast"/>
        <w:outlineLvl w:val="2"/>
        <w:rPr>
          <w:rFonts w:ascii="Segoe UI" w:eastAsia="Times New Roman" w:hAnsi="Segoe UI" w:cs="Segoe UI"/>
          <w:b/>
          <w:bCs/>
          <w:color w:val="424242"/>
          <w:kern w:val="0"/>
          <w:sz w:val="27"/>
          <w:szCs w:val="27"/>
          <w14:ligatures w14:val="none"/>
        </w:rPr>
      </w:pPr>
      <w:r w:rsidRPr="006770F5">
        <w:rPr>
          <w:rFonts w:ascii="Segoe UI" w:eastAsia="Times New Roman" w:hAnsi="Segoe UI" w:cs="Segoe UI"/>
          <w:b/>
          <w:bCs/>
          <w:color w:val="424242"/>
          <w:kern w:val="0"/>
          <w:sz w:val="27"/>
          <w:szCs w:val="27"/>
          <w14:ligatures w14:val="none"/>
        </w:rPr>
        <w:t>1. Quantum Biology Background</w:t>
      </w:r>
    </w:p>
    <w:p w14:paraId="5B2887B8" w14:textId="77777777" w:rsidR="000D2E1E" w:rsidRPr="006770F5" w:rsidRDefault="000D2E1E" w:rsidP="000D2E1E">
      <w:pPr>
        <w:spacing w:after="0" w:line="300" w:lineRule="atLeast"/>
        <w:rPr>
          <w:rFonts w:ascii="Segoe UI" w:eastAsia="Times New Roman" w:hAnsi="Segoe UI" w:cs="Segoe UI"/>
          <w:color w:val="424242"/>
          <w:kern w:val="0"/>
          <w:sz w:val="21"/>
          <w:szCs w:val="21"/>
          <w14:ligatures w14:val="none"/>
        </w:rPr>
      </w:pPr>
      <w:r w:rsidRPr="006770F5">
        <w:rPr>
          <w:rFonts w:ascii="Segoe UI" w:eastAsia="Times New Roman" w:hAnsi="Segoe UI" w:cs="Segoe UI"/>
          <w:color w:val="424242"/>
          <w:kern w:val="0"/>
          <w:sz w:val="21"/>
          <w:szCs w:val="21"/>
          <w14:ligatures w14:val="none"/>
        </w:rPr>
        <w:t>Photosynthesis in plants and bacteria involves pigment-protein complexes that absorb sunlight and transfer energy with remarkable efficiency. Recent research shows this energy transfer is enhanced by </w:t>
      </w:r>
      <w:r w:rsidRPr="006770F5">
        <w:rPr>
          <w:rFonts w:ascii="Segoe UI" w:eastAsia="Times New Roman" w:hAnsi="Segoe UI" w:cs="Segoe UI"/>
          <w:b/>
          <w:bCs/>
          <w:color w:val="424242"/>
          <w:kern w:val="0"/>
          <w:sz w:val="21"/>
          <w:szCs w:val="21"/>
          <w14:ligatures w14:val="none"/>
        </w:rPr>
        <w:t>quantum coherence</w:t>
      </w:r>
      <w:r w:rsidRPr="006770F5">
        <w:rPr>
          <w:rFonts w:ascii="Segoe UI" w:eastAsia="Times New Roman" w:hAnsi="Segoe UI" w:cs="Segoe UI"/>
          <w:color w:val="424242"/>
          <w:kern w:val="0"/>
          <w:sz w:val="21"/>
          <w:szCs w:val="21"/>
          <w14:ligatures w14:val="none"/>
        </w:rPr>
        <w:t>—excited states (excitons) are delocalized and can “sample” multiple pathways simultaneously, leading to optimal energy flow.</w:t>
      </w:r>
    </w:p>
    <w:p w14:paraId="3CEB87DE" w14:textId="77777777" w:rsidR="000D2E1E" w:rsidRPr="006770F5" w:rsidRDefault="000D2E1E" w:rsidP="000D2E1E">
      <w:pPr>
        <w:spacing w:before="120" w:after="60" w:line="360" w:lineRule="atLeast"/>
        <w:outlineLvl w:val="2"/>
        <w:rPr>
          <w:rFonts w:ascii="Segoe UI" w:eastAsia="Times New Roman" w:hAnsi="Segoe UI" w:cs="Segoe UI"/>
          <w:b/>
          <w:bCs/>
          <w:color w:val="424242"/>
          <w:kern w:val="0"/>
          <w:sz w:val="27"/>
          <w:szCs w:val="27"/>
          <w14:ligatures w14:val="none"/>
        </w:rPr>
      </w:pPr>
      <w:r w:rsidRPr="006770F5">
        <w:rPr>
          <w:rFonts w:ascii="Segoe UI" w:eastAsia="Times New Roman" w:hAnsi="Segoe UI" w:cs="Segoe UI"/>
          <w:b/>
          <w:bCs/>
          <w:color w:val="424242"/>
          <w:kern w:val="0"/>
          <w:sz w:val="27"/>
          <w:szCs w:val="27"/>
          <w14:ligatures w14:val="none"/>
        </w:rPr>
        <w:t>2. SPAC Theory Framework</w:t>
      </w:r>
    </w:p>
    <w:p w14:paraId="32C82A50" w14:textId="77777777" w:rsidR="000D2E1E" w:rsidRPr="006770F5" w:rsidRDefault="000D2E1E" w:rsidP="000D2E1E">
      <w:pPr>
        <w:spacing w:before="60" w:after="60" w:line="300" w:lineRule="atLeast"/>
        <w:rPr>
          <w:rFonts w:ascii="Segoe UI" w:eastAsia="Times New Roman" w:hAnsi="Segoe UI" w:cs="Segoe UI"/>
          <w:color w:val="424242"/>
          <w:kern w:val="0"/>
          <w:sz w:val="21"/>
          <w:szCs w:val="21"/>
          <w14:ligatures w14:val="none"/>
        </w:rPr>
      </w:pPr>
      <w:r w:rsidRPr="006770F5">
        <w:rPr>
          <w:rFonts w:ascii="Segoe UI" w:eastAsia="Times New Roman" w:hAnsi="Segoe UI" w:cs="Segoe UI"/>
          <w:color w:val="424242"/>
          <w:kern w:val="0"/>
          <w:sz w:val="21"/>
          <w:szCs w:val="21"/>
          <w14:ligatures w14:val="none"/>
        </w:rPr>
        <w:t>SPAC theory imagines the universe as a digital matrix of infinitesimal points (SPACs), each with hundreds of registers (sensors) that record physical phenomena—known and unknown. Each SPAC can simultaneously register multiple energies, forces, and events, even those not directly observable by humans.</w:t>
      </w:r>
    </w:p>
    <w:p w14:paraId="440C10A9" w14:textId="77777777" w:rsidR="000D2E1E" w:rsidRPr="006770F5" w:rsidRDefault="000D2E1E" w:rsidP="000D2E1E">
      <w:pPr>
        <w:spacing w:before="120" w:after="60" w:line="360" w:lineRule="atLeast"/>
        <w:outlineLvl w:val="2"/>
        <w:rPr>
          <w:rFonts w:ascii="Segoe UI" w:eastAsia="Times New Roman" w:hAnsi="Segoe UI" w:cs="Segoe UI"/>
          <w:b/>
          <w:bCs/>
          <w:color w:val="424242"/>
          <w:kern w:val="0"/>
          <w:sz w:val="27"/>
          <w:szCs w:val="27"/>
          <w14:ligatures w14:val="none"/>
        </w:rPr>
      </w:pPr>
      <w:r w:rsidRPr="006770F5">
        <w:rPr>
          <w:rFonts w:ascii="Segoe UI" w:eastAsia="Times New Roman" w:hAnsi="Segoe UI" w:cs="Segoe UI"/>
          <w:b/>
          <w:bCs/>
          <w:color w:val="424242"/>
          <w:kern w:val="0"/>
          <w:sz w:val="27"/>
          <w:szCs w:val="27"/>
          <w14:ligatures w14:val="none"/>
        </w:rPr>
        <w:t>3. Modeling Quantum Coherence with SPACs</w:t>
      </w:r>
    </w:p>
    <w:p w14:paraId="1DE7F5D1" w14:textId="77777777" w:rsidR="000D2E1E" w:rsidRPr="006770F5" w:rsidRDefault="000D2E1E" w:rsidP="000D2E1E">
      <w:pPr>
        <w:numPr>
          <w:ilvl w:val="0"/>
          <w:numId w:val="6"/>
        </w:numPr>
        <w:spacing w:before="100" w:beforeAutospacing="1" w:after="100" w:afterAutospacing="1" w:line="300" w:lineRule="atLeast"/>
        <w:rPr>
          <w:rFonts w:ascii="Segoe UI" w:eastAsia="Times New Roman" w:hAnsi="Segoe UI" w:cs="Segoe UI"/>
          <w:color w:val="424242"/>
          <w:kern w:val="0"/>
          <w:sz w:val="21"/>
          <w:szCs w:val="21"/>
          <w14:ligatures w14:val="none"/>
        </w:rPr>
      </w:pPr>
      <w:r w:rsidRPr="006770F5">
        <w:rPr>
          <w:rFonts w:ascii="Segoe UI" w:eastAsia="Times New Roman" w:hAnsi="Segoe UI" w:cs="Segoe UI"/>
          <w:b/>
          <w:bCs/>
          <w:color w:val="424242"/>
          <w:kern w:val="0"/>
          <w:sz w:val="21"/>
          <w:szCs w:val="21"/>
          <w14:ligatures w14:val="none"/>
        </w:rPr>
        <w:t>Exciton Delocalization:</w:t>
      </w:r>
      <w:r w:rsidRPr="006770F5">
        <w:rPr>
          <w:rFonts w:ascii="Segoe UI" w:eastAsia="Times New Roman" w:hAnsi="Segoe UI" w:cs="Segoe UI"/>
          <w:color w:val="424242"/>
          <w:kern w:val="0"/>
          <w:sz w:val="21"/>
          <w:szCs w:val="21"/>
          <w14:ligatures w14:val="none"/>
        </w:rPr>
        <w:t> In photosynthesis, an exciton (energy packet) is not confined to one molecule but spreads across several. In SPAC theory, this is modeled as multiple registers within a SPAC (or across neighboring SPACs) simultaneously recording the presence and state of the exciton.</w:t>
      </w:r>
    </w:p>
    <w:p w14:paraId="66CE2545" w14:textId="77777777" w:rsidR="000D2E1E" w:rsidRPr="006770F5" w:rsidRDefault="000D2E1E" w:rsidP="000D2E1E">
      <w:pPr>
        <w:numPr>
          <w:ilvl w:val="0"/>
          <w:numId w:val="6"/>
        </w:numPr>
        <w:spacing w:before="100" w:beforeAutospacing="1" w:after="100" w:afterAutospacing="1" w:line="300" w:lineRule="atLeast"/>
        <w:rPr>
          <w:rFonts w:ascii="Segoe UI" w:eastAsia="Times New Roman" w:hAnsi="Segoe UI" w:cs="Segoe UI"/>
          <w:color w:val="424242"/>
          <w:kern w:val="0"/>
          <w:sz w:val="21"/>
          <w:szCs w:val="21"/>
          <w14:ligatures w14:val="none"/>
        </w:rPr>
      </w:pPr>
      <w:r w:rsidRPr="006770F5">
        <w:rPr>
          <w:rFonts w:ascii="Segoe UI" w:eastAsia="Times New Roman" w:hAnsi="Segoe UI" w:cs="Segoe UI"/>
          <w:b/>
          <w:bCs/>
          <w:color w:val="424242"/>
          <w:kern w:val="0"/>
          <w:sz w:val="21"/>
          <w:szCs w:val="21"/>
          <w14:ligatures w14:val="none"/>
        </w:rPr>
        <w:lastRenderedPageBreak/>
        <w:t>Multiple Pathways:</w:t>
      </w:r>
      <w:r w:rsidRPr="006770F5">
        <w:rPr>
          <w:rFonts w:ascii="Segoe UI" w:eastAsia="Times New Roman" w:hAnsi="Segoe UI" w:cs="Segoe UI"/>
          <w:color w:val="424242"/>
          <w:kern w:val="0"/>
          <w:sz w:val="21"/>
          <w:szCs w:val="21"/>
          <w14:ligatures w14:val="none"/>
        </w:rPr>
        <w:t> Quantum coherence allows energy to “choose” the most efficient path. In SPAC terms, the matrix records all possible energy transfer routes as digital values, and the actual transfer is the result of a dynamic optimization across these registers.</w:t>
      </w:r>
    </w:p>
    <w:p w14:paraId="0D78B9D0" w14:textId="77777777" w:rsidR="000D2E1E" w:rsidRPr="006770F5" w:rsidRDefault="000D2E1E" w:rsidP="000D2E1E">
      <w:pPr>
        <w:numPr>
          <w:ilvl w:val="0"/>
          <w:numId w:val="6"/>
        </w:numPr>
        <w:spacing w:before="100" w:beforeAutospacing="1" w:after="100" w:afterAutospacing="1" w:line="300" w:lineRule="atLeast"/>
        <w:rPr>
          <w:rFonts w:ascii="Segoe UI" w:eastAsia="Times New Roman" w:hAnsi="Segoe UI" w:cs="Segoe UI"/>
          <w:color w:val="424242"/>
          <w:kern w:val="0"/>
          <w:sz w:val="21"/>
          <w:szCs w:val="21"/>
          <w14:ligatures w14:val="none"/>
        </w:rPr>
      </w:pPr>
      <w:r w:rsidRPr="006770F5">
        <w:rPr>
          <w:rFonts w:ascii="Segoe UI" w:eastAsia="Times New Roman" w:hAnsi="Segoe UI" w:cs="Segoe UI"/>
          <w:b/>
          <w:bCs/>
          <w:color w:val="424242"/>
          <w:kern w:val="0"/>
          <w:sz w:val="21"/>
          <w:szCs w:val="21"/>
          <w14:ligatures w14:val="none"/>
        </w:rPr>
        <w:t>Environmental Influence:</w:t>
      </w:r>
      <w:r w:rsidRPr="006770F5">
        <w:rPr>
          <w:rFonts w:ascii="Segoe UI" w:eastAsia="Times New Roman" w:hAnsi="Segoe UI" w:cs="Segoe UI"/>
          <w:color w:val="424242"/>
          <w:kern w:val="0"/>
          <w:sz w:val="21"/>
          <w:szCs w:val="21"/>
          <w14:ligatures w14:val="none"/>
        </w:rPr>
        <w:t> The protein environment in photosynthetic complexes helps maintain coherence. SPAC theory would represent this as additional registers (for vibrational modes, temperature, etc.) interacting with the exciton registers, influencing the outcome.</w:t>
      </w:r>
    </w:p>
    <w:p w14:paraId="6B7D09B2" w14:textId="77777777" w:rsidR="000D2E1E" w:rsidRPr="006770F5" w:rsidRDefault="000D2E1E" w:rsidP="000D2E1E">
      <w:pPr>
        <w:spacing w:before="120" w:after="60" w:line="360" w:lineRule="atLeast"/>
        <w:outlineLvl w:val="2"/>
        <w:rPr>
          <w:rFonts w:ascii="Segoe UI" w:eastAsia="Times New Roman" w:hAnsi="Segoe UI" w:cs="Segoe UI"/>
          <w:b/>
          <w:bCs/>
          <w:color w:val="424242"/>
          <w:kern w:val="0"/>
          <w:sz w:val="27"/>
          <w:szCs w:val="27"/>
          <w14:ligatures w14:val="none"/>
        </w:rPr>
      </w:pPr>
      <w:r w:rsidRPr="006770F5">
        <w:rPr>
          <w:rFonts w:ascii="Segoe UI" w:eastAsia="Times New Roman" w:hAnsi="Segoe UI" w:cs="Segoe UI"/>
          <w:b/>
          <w:bCs/>
          <w:color w:val="424242"/>
          <w:kern w:val="0"/>
          <w:sz w:val="27"/>
          <w:szCs w:val="27"/>
          <w14:ligatures w14:val="none"/>
        </w:rPr>
        <w:t>4. Observer and Measurement</w:t>
      </w:r>
    </w:p>
    <w:p w14:paraId="36E9E727" w14:textId="77777777" w:rsidR="000D2E1E" w:rsidRPr="006770F5" w:rsidRDefault="000D2E1E" w:rsidP="000D2E1E">
      <w:pPr>
        <w:spacing w:before="60" w:after="60" w:line="300" w:lineRule="atLeast"/>
        <w:rPr>
          <w:rFonts w:ascii="Segoe UI" w:eastAsia="Times New Roman" w:hAnsi="Segoe UI" w:cs="Segoe UI"/>
          <w:color w:val="424242"/>
          <w:kern w:val="0"/>
          <w:sz w:val="21"/>
          <w:szCs w:val="21"/>
          <w14:ligatures w14:val="none"/>
        </w:rPr>
      </w:pPr>
      <w:r w:rsidRPr="006770F5">
        <w:rPr>
          <w:rFonts w:ascii="Segoe UI" w:eastAsia="Times New Roman" w:hAnsi="Segoe UI" w:cs="Segoe UI"/>
          <w:color w:val="424242"/>
          <w:kern w:val="0"/>
          <w:sz w:val="21"/>
          <w:szCs w:val="21"/>
          <w14:ligatures w14:val="none"/>
        </w:rPr>
        <w:t>SPAC theory is observer-centric: the act of measurement (e.g., detecting energy at the reaction center) updates the relevant registers, collapsing the quantum possibilities into a single outcome—mirroring quantum measurement in biology.</w:t>
      </w:r>
    </w:p>
    <w:p w14:paraId="465595D0" w14:textId="77777777" w:rsidR="000D2E1E" w:rsidRPr="006770F5" w:rsidRDefault="000D2E1E" w:rsidP="000D2E1E">
      <w:pPr>
        <w:spacing w:before="120" w:after="60" w:line="360" w:lineRule="atLeast"/>
        <w:outlineLvl w:val="2"/>
        <w:rPr>
          <w:rFonts w:ascii="Segoe UI" w:eastAsia="Times New Roman" w:hAnsi="Segoe UI" w:cs="Segoe UI"/>
          <w:b/>
          <w:bCs/>
          <w:color w:val="424242"/>
          <w:kern w:val="0"/>
          <w:sz w:val="27"/>
          <w:szCs w:val="27"/>
          <w14:ligatures w14:val="none"/>
        </w:rPr>
      </w:pPr>
      <w:r w:rsidRPr="006770F5">
        <w:rPr>
          <w:rFonts w:ascii="Segoe UI" w:eastAsia="Times New Roman" w:hAnsi="Segoe UI" w:cs="Segoe UI"/>
          <w:b/>
          <w:bCs/>
          <w:color w:val="424242"/>
          <w:kern w:val="0"/>
          <w:sz w:val="27"/>
          <w:szCs w:val="27"/>
          <w14:ligatures w14:val="none"/>
        </w:rPr>
        <w:t>5. Ongoing Discovery</w:t>
      </w:r>
    </w:p>
    <w:p w14:paraId="5C6133D0" w14:textId="77777777" w:rsidR="000D2E1E" w:rsidRPr="006770F5" w:rsidRDefault="000D2E1E" w:rsidP="000D2E1E">
      <w:pPr>
        <w:spacing w:before="60" w:after="60" w:line="300" w:lineRule="atLeast"/>
        <w:rPr>
          <w:rFonts w:ascii="Segoe UI" w:eastAsia="Times New Roman" w:hAnsi="Segoe UI" w:cs="Segoe UI"/>
          <w:color w:val="424242"/>
          <w:kern w:val="0"/>
          <w:sz w:val="21"/>
          <w:szCs w:val="21"/>
          <w14:ligatures w14:val="none"/>
        </w:rPr>
      </w:pPr>
      <w:r w:rsidRPr="006770F5">
        <w:rPr>
          <w:rFonts w:ascii="Segoe UI" w:eastAsia="Times New Roman" w:hAnsi="Segoe UI" w:cs="Segoe UI"/>
          <w:color w:val="424242"/>
          <w:kern w:val="0"/>
          <w:sz w:val="21"/>
          <w:szCs w:val="21"/>
          <w14:ligatures w14:val="none"/>
        </w:rPr>
        <w:t>As new quantum phenomena are discovered (e.g., new types of coherence, unknown energy transfer mechanisms), SPAC theory allows for new registers to be added to the matrix, expanding our ability to model and understand biological quantum effects.</w:t>
      </w:r>
    </w:p>
    <w:p w14:paraId="180D97F1" w14:textId="77777777" w:rsidR="000D2E1E" w:rsidRPr="006770F5" w:rsidRDefault="000D2E1E" w:rsidP="000D2E1E">
      <w:pPr>
        <w:spacing w:before="345" w:after="345" w:line="360" w:lineRule="atLeast"/>
        <w:rPr>
          <w:rFonts w:ascii="Segoe UI" w:eastAsia="Times New Roman" w:hAnsi="Segoe UI" w:cs="Segoe UI"/>
          <w:color w:val="424242"/>
          <w:kern w:val="0"/>
          <w14:ligatures w14:val="none"/>
        </w:rPr>
      </w:pPr>
      <w:r>
        <w:rPr>
          <w:rFonts w:ascii="Segoe UI" w:eastAsia="Times New Roman" w:hAnsi="Segoe UI" w:cs="Segoe UI"/>
          <w:color w:val="424242"/>
          <w:kern w:val="0"/>
          <w14:ligatures w14:val="none"/>
        </w:rPr>
        <w:pict w14:anchorId="5B65A90A">
          <v:rect id="_x0000_i1026" style="width:465.3pt;height:0" o:hrpct="0" o:hralign="center" o:hrstd="t" o:hr="t" fillcolor="#a0a0a0" stroked="f"/>
        </w:pict>
      </w:r>
    </w:p>
    <w:p w14:paraId="5C8AC92C" w14:textId="77777777" w:rsidR="000D2E1E" w:rsidRPr="006770F5" w:rsidRDefault="000D2E1E" w:rsidP="000D2E1E">
      <w:pPr>
        <w:spacing w:before="120" w:after="60" w:line="360" w:lineRule="atLeast"/>
        <w:outlineLvl w:val="2"/>
        <w:rPr>
          <w:rFonts w:ascii="Segoe UI" w:eastAsia="Times New Roman" w:hAnsi="Segoe UI" w:cs="Segoe UI"/>
          <w:b/>
          <w:bCs/>
          <w:color w:val="424242"/>
          <w:kern w:val="0"/>
          <w:sz w:val="27"/>
          <w:szCs w:val="27"/>
          <w14:ligatures w14:val="none"/>
        </w:rPr>
      </w:pPr>
      <w:r w:rsidRPr="006770F5">
        <w:rPr>
          <w:rFonts w:ascii="Segoe UI" w:eastAsia="Times New Roman" w:hAnsi="Segoe UI" w:cs="Segoe UI"/>
          <w:b/>
          <w:bCs/>
          <w:color w:val="424242"/>
          <w:kern w:val="0"/>
          <w:sz w:val="27"/>
          <w:szCs w:val="27"/>
          <w14:ligatures w14:val="none"/>
        </w:rPr>
        <w:t>Summary Table: SPAC Theory vs. Quantum Biology in Photosynthesis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67"/>
        <w:gridCol w:w="4647"/>
      </w:tblGrid>
      <w:tr w:rsidR="000D2E1E" w:rsidRPr="006770F5" w14:paraId="1C02EE9E" w14:textId="77777777" w:rsidTr="008C6D64">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535487E8" w14:textId="77777777" w:rsidR="000D2E1E" w:rsidRPr="006770F5" w:rsidRDefault="000D2E1E" w:rsidP="008C6D64">
            <w:pPr>
              <w:spacing w:before="240" w:after="240" w:line="300" w:lineRule="atLeast"/>
              <w:rPr>
                <w:rFonts w:ascii="Times New Roman" w:eastAsia="Times New Roman" w:hAnsi="Times New Roman" w:cs="Times New Roman"/>
                <w:b/>
                <w:bCs/>
                <w:kern w:val="0"/>
                <w:sz w:val="21"/>
                <w:szCs w:val="21"/>
                <w14:ligatures w14:val="none"/>
              </w:rPr>
            </w:pPr>
            <w:r w:rsidRPr="006770F5">
              <w:rPr>
                <w:rFonts w:ascii="Times New Roman" w:eastAsia="Times New Roman" w:hAnsi="Times New Roman" w:cs="Times New Roman"/>
                <w:b/>
                <w:bCs/>
                <w:kern w:val="0"/>
                <w:sz w:val="21"/>
                <w:szCs w:val="21"/>
                <w14:ligatures w14:val="none"/>
              </w:rPr>
              <w:t>Quantum Biology Concept</w:t>
            </w:r>
          </w:p>
        </w:tc>
        <w:tc>
          <w:tcPr>
            <w:tcW w:w="0" w:type="auto"/>
            <w:tcBorders>
              <w:top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6CEEB0D6" w14:textId="77777777" w:rsidR="000D2E1E" w:rsidRPr="006770F5" w:rsidRDefault="000D2E1E" w:rsidP="008C6D64">
            <w:pPr>
              <w:spacing w:before="240" w:after="240" w:line="300" w:lineRule="atLeast"/>
              <w:rPr>
                <w:rFonts w:ascii="Times New Roman" w:eastAsia="Times New Roman" w:hAnsi="Times New Roman" w:cs="Times New Roman"/>
                <w:b/>
                <w:bCs/>
                <w:kern w:val="0"/>
                <w:sz w:val="21"/>
                <w:szCs w:val="21"/>
                <w14:ligatures w14:val="none"/>
              </w:rPr>
            </w:pPr>
            <w:r w:rsidRPr="006770F5">
              <w:rPr>
                <w:rFonts w:ascii="Times New Roman" w:eastAsia="Times New Roman" w:hAnsi="Times New Roman" w:cs="Times New Roman"/>
                <w:b/>
                <w:bCs/>
                <w:kern w:val="0"/>
                <w:sz w:val="21"/>
                <w:szCs w:val="21"/>
                <w14:ligatures w14:val="none"/>
              </w:rPr>
              <w:t>SPAC Theory Analogy</w:t>
            </w:r>
          </w:p>
        </w:tc>
      </w:tr>
      <w:tr w:rsidR="000D2E1E" w:rsidRPr="006770F5" w14:paraId="4994EAE7" w14:textId="77777777" w:rsidTr="008C6D64">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3788D407" w14:textId="77777777" w:rsidR="000D2E1E" w:rsidRPr="006770F5" w:rsidRDefault="000D2E1E" w:rsidP="008C6D64">
            <w:pPr>
              <w:spacing w:before="240" w:after="240" w:line="300" w:lineRule="atLeast"/>
              <w:rPr>
                <w:rFonts w:ascii="Times New Roman" w:eastAsia="Times New Roman" w:hAnsi="Times New Roman" w:cs="Times New Roman"/>
                <w:kern w:val="0"/>
                <w:sz w:val="21"/>
                <w:szCs w:val="21"/>
                <w14:ligatures w14:val="none"/>
              </w:rPr>
            </w:pPr>
            <w:r w:rsidRPr="006770F5">
              <w:rPr>
                <w:rFonts w:ascii="Times New Roman" w:eastAsia="Times New Roman" w:hAnsi="Times New Roman" w:cs="Times New Roman"/>
                <w:kern w:val="0"/>
                <w:sz w:val="21"/>
                <w:szCs w:val="21"/>
                <w14:ligatures w14:val="none"/>
              </w:rPr>
              <w:t>Exciton delocalization</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173AE5F7" w14:textId="77777777" w:rsidR="000D2E1E" w:rsidRPr="006770F5" w:rsidRDefault="000D2E1E" w:rsidP="008C6D64">
            <w:pPr>
              <w:spacing w:before="240" w:after="240" w:line="300" w:lineRule="atLeast"/>
              <w:rPr>
                <w:rFonts w:ascii="Times New Roman" w:eastAsia="Times New Roman" w:hAnsi="Times New Roman" w:cs="Times New Roman"/>
                <w:kern w:val="0"/>
                <w:sz w:val="21"/>
                <w:szCs w:val="21"/>
                <w14:ligatures w14:val="none"/>
              </w:rPr>
            </w:pPr>
            <w:r w:rsidRPr="006770F5">
              <w:rPr>
                <w:rFonts w:ascii="Times New Roman" w:eastAsia="Times New Roman" w:hAnsi="Times New Roman" w:cs="Times New Roman"/>
                <w:kern w:val="0"/>
                <w:sz w:val="21"/>
                <w:szCs w:val="21"/>
                <w14:ligatures w14:val="none"/>
              </w:rPr>
              <w:t>Multiple SPAC registers record overlapping states</w:t>
            </w:r>
          </w:p>
        </w:tc>
      </w:tr>
      <w:tr w:rsidR="000D2E1E" w:rsidRPr="006770F5" w14:paraId="71E97402" w14:textId="77777777" w:rsidTr="008C6D64">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71048644" w14:textId="77777777" w:rsidR="000D2E1E" w:rsidRPr="006770F5" w:rsidRDefault="000D2E1E" w:rsidP="008C6D64">
            <w:pPr>
              <w:spacing w:before="240" w:after="240" w:line="300" w:lineRule="atLeast"/>
              <w:rPr>
                <w:rFonts w:ascii="Times New Roman" w:eastAsia="Times New Roman" w:hAnsi="Times New Roman" w:cs="Times New Roman"/>
                <w:kern w:val="0"/>
                <w:sz w:val="21"/>
                <w:szCs w:val="21"/>
                <w14:ligatures w14:val="none"/>
              </w:rPr>
            </w:pPr>
            <w:r w:rsidRPr="006770F5">
              <w:rPr>
                <w:rFonts w:ascii="Times New Roman" w:eastAsia="Times New Roman" w:hAnsi="Times New Roman" w:cs="Times New Roman"/>
                <w:kern w:val="0"/>
                <w:sz w:val="21"/>
                <w:szCs w:val="21"/>
                <w14:ligatures w14:val="none"/>
              </w:rPr>
              <w:t>Quantum coherence</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559FE38D" w14:textId="77777777" w:rsidR="000D2E1E" w:rsidRPr="006770F5" w:rsidRDefault="000D2E1E" w:rsidP="008C6D64">
            <w:pPr>
              <w:spacing w:before="240" w:after="240" w:line="300" w:lineRule="atLeast"/>
              <w:rPr>
                <w:rFonts w:ascii="Times New Roman" w:eastAsia="Times New Roman" w:hAnsi="Times New Roman" w:cs="Times New Roman"/>
                <w:kern w:val="0"/>
                <w:sz w:val="21"/>
                <w:szCs w:val="21"/>
                <w14:ligatures w14:val="none"/>
              </w:rPr>
            </w:pPr>
            <w:r w:rsidRPr="006770F5">
              <w:rPr>
                <w:rFonts w:ascii="Times New Roman" w:eastAsia="Times New Roman" w:hAnsi="Times New Roman" w:cs="Times New Roman"/>
                <w:kern w:val="0"/>
                <w:sz w:val="21"/>
                <w:szCs w:val="21"/>
                <w14:ligatures w14:val="none"/>
              </w:rPr>
              <w:t>Registers maintain correlated values across SPACs</w:t>
            </w:r>
          </w:p>
        </w:tc>
      </w:tr>
      <w:tr w:rsidR="000D2E1E" w:rsidRPr="006770F5" w14:paraId="09C91B30" w14:textId="77777777" w:rsidTr="008C6D64">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24145E20" w14:textId="77777777" w:rsidR="000D2E1E" w:rsidRPr="006770F5" w:rsidRDefault="000D2E1E" w:rsidP="008C6D64">
            <w:pPr>
              <w:spacing w:before="240" w:after="240" w:line="300" w:lineRule="atLeast"/>
              <w:rPr>
                <w:rFonts w:ascii="Times New Roman" w:eastAsia="Times New Roman" w:hAnsi="Times New Roman" w:cs="Times New Roman"/>
                <w:kern w:val="0"/>
                <w:sz w:val="21"/>
                <w:szCs w:val="21"/>
                <w14:ligatures w14:val="none"/>
              </w:rPr>
            </w:pPr>
            <w:r w:rsidRPr="006770F5">
              <w:rPr>
                <w:rFonts w:ascii="Times New Roman" w:eastAsia="Times New Roman" w:hAnsi="Times New Roman" w:cs="Times New Roman"/>
                <w:kern w:val="0"/>
                <w:sz w:val="21"/>
                <w:szCs w:val="21"/>
                <w14:ligatures w14:val="none"/>
              </w:rPr>
              <w:t>Multiple energy pathways</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3C6BAC98" w14:textId="77777777" w:rsidR="000D2E1E" w:rsidRPr="006770F5" w:rsidRDefault="000D2E1E" w:rsidP="008C6D64">
            <w:pPr>
              <w:spacing w:before="240" w:after="240" w:line="300" w:lineRule="atLeast"/>
              <w:rPr>
                <w:rFonts w:ascii="Times New Roman" w:eastAsia="Times New Roman" w:hAnsi="Times New Roman" w:cs="Times New Roman"/>
                <w:kern w:val="0"/>
                <w:sz w:val="21"/>
                <w:szCs w:val="21"/>
                <w14:ligatures w14:val="none"/>
              </w:rPr>
            </w:pPr>
            <w:r w:rsidRPr="006770F5">
              <w:rPr>
                <w:rFonts w:ascii="Times New Roman" w:eastAsia="Times New Roman" w:hAnsi="Times New Roman" w:cs="Times New Roman"/>
                <w:kern w:val="0"/>
                <w:sz w:val="21"/>
                <w:szCs w:val="21"/>
                <w14:ligatures w14:val="none"/>
              </w:rPr>
              <w:t>Matrix records all possible routes, optimizes flow</w:t>
            </w:r>
          </w:p>
        </w:tc>
      </w:tr>
      <w:tr w:rsidR="000D2E1E" w:rsidRPr="006770F5" w14:paraId="7AB7AFD3" w14:textId="77777777" w:rsidTr="008C6D64">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0324BD5C" w14:textId="77777777" w:rsidR="000D2E1E" w:rsidRPr="006770F5" w:rsidRDefault="000D2E1E" w:rsidP="008C6D64">
            <w:pPr>
              <w:spacing w:before="240" w:after="240" w:line="300" w:lineRule="atLeast"/>
              <w:rPr>
                <w:rFonts w:ascii="Times New Roman" w:eastAsia="Times New Roman" w:hAnsi="Times New Roman" w:cs="Times New Roman"/>
                <w:kern w:val="0"/>
                <w:sz w:val="21"/>
                <w:szCs w:val="21"/>
                <w14:ligatures w14:val="none"/>
              </w:rPr>
            </w:pPr>
            <w:r w:rsidRPr="006770F5">
              <w:rPr>
                <w:rFonts w:ascii="Times New Roman" w:eastAsia="Times New Roman" w:hAnsi="Times New Roman" w:cs="Times New Roman"/>
                <w:kern w:val="0"/>
                <w:sz w:val="21"/>
                <w:szCs w:val="21"/>
                <w14:ligatures w14:val="none"/>
              </w:rPr>
              <w:t>Environmental effects</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33811963" w14:textId="77777777" w:rsidR="000D2E1E" w:rsidRPr="006770F5" w:rsidRDefault="000D2E1E" w:rsidP="008C6D64">
            <w:pPr>
              <w:spacing w:before="240" w:after="240" w:line="300" w:lineRule="atLeast"/>
              <w:rPr>
                <w:rFonts w:ascii="Times New Roman" w:eastAsia="Times New Roman" w:hAnsi="Times New Roman" w:cs="Times New Roman"/>
                <w:kern w:val="0"/>
                <w:sz w:val="21"/>
                <w:szCs w:val="21"/>
                <w14:ligatures w14:val="none"/>
              </w:rPr>
            </w:pPr>
            <w:r w:rsidRPr="006770F5">
              <w:rPr>
                <w:rFonts w:ascii="Times New Roman" w:eastAsia="Times New Roman" w:hAnsi="Times New Roman" w:cs="Times New Roman"/>
                <w:kern w:val="0"/>
                <w:sz w:val="21"/>
                <w:szCs w:val="21"/>
                <w14:ligatures w14:val="none"/>
              </w:rPr>
              <w:t>Additional registers interact with exciton registers</w:t>
            </w:r>
          </w:p>
        </w:tc>
      </w:tr>
      <w:tr w:rsidR="000D2E1E" w:rsidRPr="006770F5" w14:paraId="4E4B273A" w14:textId="77777777" w:rsidTr="008C6D64">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90" w:type="dxa"/>
              <w:right w:w="120" w:type="dxa"/>
            </w:tcMar>
            <w:hideMark/>
          </w:tcPr>
          <w:p w14:paraId="73E11FB8" w14:textId="77777777" w:rsidR="000D2E1E" w:rsidRPr="006770F5" w:rsidRDefault="000D2E1E" w:rsidP="008C6D64">
            <w:pPr>
              <w:spacing w:before="240" w:after="240" w:line="300" w:lineRule="atLeast"/>
              <w:rPr>
                <w:rFonts w:ascii="Times New Roman" w:eastAsia="Times New Roman" w:hAnsi="Times New Roman" w:cs="Times New Roman"/>
                <w:kern w:val="0"/>
                <w:sz w:val="21"/>
                <w:szCs w:val="21"/>
                <w14:ligatures w14:val="none"/>
              </w:rPr>
            </w:pPr>
            <w:r w:rsidRPr="006770F5">
              <w:rPr>
                <w:rFonts w:ascii="Times New Roman" w:eastAsia="Times New Roman" w:hAnsi="Times New Roman" w:cs="Times New Roman"/>
                <w:kern w:val="0"/>
                <w:sz w:val="21"/>
                <w:szCs w:val="21"/>
                <w14:ligatures w14:val="none"/>
              </w:rPr>
              <w:t>Measurement collapse</w:t>
            </w:r>
          </w:p>
        </w:tc>
        <w:tc>
          <w:tcPr>
            <w:tcW w:w="0" w:type="auto"/>
            <w:tcBorders>
              <w:bottom w:val="single" w:sz="6" w:space="0" w:color="E6E6E6"/>
              <w:right w:val="single" w:sz="6" w:space="0" w:color="E6E6E6"/>
            </w:tcBorders>
            <w:tcMar>
              <w:top w:w="120" w:type="dxa"/>
              <w:left w:w="180" w:type="dxa"/>
              <w:bottom w:w="90" w:type="dxa"/>
              <w:right w:w="120" w:type="dxa"/>
            </w:tcMar>
            <w:hideMark/>
          </w:tcPr>
          <w:p w14:paraId="1E8ACF9B" w14:textId="77777777" w:rsidR="000D2E1E" w:rsidRPr="006770F5" w:rsidRDefault="000D2E1E" w:rsidP="008C6D64">
            <w:pPr>
              <w:spacing w:before="240" w:after="240" w:line="300" w:lineRule="atLeast"/>
              <w:rPr>
                <w:rFonts w:ascii="Times New Roman" w:eastAsia="Times New Roman" w:hAnsi="Times New Roman" w:cs="Times New Roman"/>
                <w:kern w:val="0"/>
                <w:sz w:val="21"/>
                <w:szCs w:val="21"/>
                <w14:ligatures w14:val="none"/>
              </w:rPr>
            </w:pPr>
            <w:r w:rsidRPr="006770F5">
              <w:rPr>
                <w:rFonts w:ascii="Times New Roman" w:eastAsia="Times New Roman" w:hAnsi="Times New Roman" w:cs="Times New Roman"/>
                <w:kern w:val="0"/>
                <w:sz w:val="21"/>
                <w:szCs w:val="21"/>
                <w14:ligatures w14:val="none"/>
              </w:rPr>
              <w:t>Observer updates SPAC registers, selects outcome</w:t>
            </w:r>
          </w:p>
        </w:tc>
      </w:tr>
    </w:tbl>
    <w:p w14:paraId="342CC592" w14:textId="77777777" w:rsidR="000D2E1E" w:rsidRPr="008C502F" w:rsidRDefault="000D2E1E" w:rsidP="000D2E1E">
      <w:pPr>
        <w:spacing w:before="345" w:after="345" w:line="360" w:lineRule="atLeast"/>
        <w:rPr>
          <w:rFonts w:ascii="Segoe UI" w:eastAsia="Times New Roman" w:hAnsi="Segoe UI" w:cs="Segoe UI"/>
          <w:color w:val="424242"/>
          <w:kern w:val="0"/>
          <w14:ligatures w14:val="none"/>
        </w:rPr>
      </w:pPr>
    </w:p>
    <w:p w14:paraId="34A4424A" w14:textId="77777777" w:rsidR="000D2E1E" w:rsidRPr="006770F5" w:rsidRDefault="000D2E1E" w:rsidP="000D2E1E">
      <w:pPr>
        <w:spacing w:before="345" w:after="345" w:line="360" w:lineRule="atLeast"/>
        <w:rPr>
          <w:rFonts w:ascii="Segoe UI" w:eastAsia="Times New Roman" w:hAnsi="Segoe UI" w:cs="Segoe UI"/>
          <w:color w:val="424242"/>
          <w:kern w:val="0"/>
          <w14:ligatures w14:val="none"/>
        </w:rPr>
      </w:pPr>
      <w:r>
        <w:rPr>
          <w:rFonts w:ascii="Segoe UI" w:eastAsia="Times New Roman" w:hAnsi="Segoe UI" w:cs="Segoe UI"/>
          <w:color w:val="424242"/>
          <w:kern w:val="0"/>
          <w14:ligatures w14:val="none"/>
        </w:rPr>
        <w:pict w14:anchorId="6612C0CB">
          <v:rect id="_x0000_i1027" style="width:465.3pt;height:0" o:hrpct="0" o:hralign="center" o:hrstd="t" o:hr="t" fillcolor="#a0a0a0" stroked="f"/>
        </w:pict>
      </w:r>
    </w:p>
    <w:p w14:paraId="1C8FD8F7" w14:textId="77777777" w:rsidR="000D2E1E" w:rsidRPr="006770F5" w:rsidRDefault="000D2E1E" w:rsidP="000D2E1E">
      <w:pPr>
        <w:spacing w:before="60" w:after="0" w:line="300" w:lineRule="atLeast"/>
        <w:rPr>
          <w:rFonts w:ascii="Segoe UI" w:eastAsia="Times New Roman" w:hAnsi="Segoe UI" w:cs="Segoe UI"/>
          <w:color w:val="424242"/>
          <w:kern w:val="0"/>
          <w:sz w:val="21"/>
          <w:szCs w:val="21"/>
          <w14:ligatures w14:val="none"/>
        </w:rPr>
      </w:pPr>
      <w:r w:rsidRPr="006770F5">
        <w:rPr>
          <w:rFonts w:ascii="Segoe UI" w:eastAsia="Times New Roman" w:hAnsi="Segoe UI" w:cs="Segoe UI"/>
          <w:b/>
          <w:bCs/>
          <w:color w:val="424242"/>
          <w:kern w:val="0"/>
          <w:sz w:val="21"/>
          <w:szCs w:val="21"/>
          <w14:ligatures w14:val="none"/>
        </w:rPr>
        <w:t>Would you like a similar breakdown for quantum magnetoreception in birds, or another quantum biological phenomenon?</w:t>
      </w:r>
    </w:p>
    <w:p w14:paraId="55834B87" w14:textId="77777777" w:rsidR="000D2E1E" w:rsidRPr="006770F5" w:rsidRDefault="000D2E1E" w:rsidP="000D2E1E">
      <w:pPr>
        <w:spacing w:after="0" w:line="240" w:lineRule="atLeast"/>
        <w:rPr>
          <w:rFonts w:ascii="Segoe UI" w:eastAsia="Times New Roman" w:hAnsi="Segoe UI" w:cs="Segoe UI"/>
          <w:color w:val="424242"/>
          <w:kern w:val="0"/>
          <w:sz w:val="18"/>
          <w:szCs w:val="18"/>
          <w14:ligatures w14:val="none"/>
        </w:rPr>
      </w:pPr>
      <w:r w:rsidRPr="006770F5">
        <w:rPr>
          <w:rFonts w:ascii="Segoe UI" w:eastAsia="Times New Roman" w:hAnsi="Segoe UI" w:cs="Segoe UI"/>
          <w:b/>
          <w:bCs/>
          <w:color w:val="424242"/>
          <w:kern w:val="0"/>
          <w:sz w:val="21"/>
          <w:szCs w:val="21"/>
          <w14:ligatures w14:val="none"/>
        </w:rPr>
        <w:t>chemistry.illinois.edu</w:t>
      </w:r>
    </w:p>
    <w:p w14:paraId="28F5650B" w14:textId="77777777" w:rsidR="000D2E1E" w:rsidRPr="006770F5" w:rsidRDefault="000D2E1E" w:rsidP="000D2E1E">
      <w:pPr>
        <w:spacing w:after="0" w:line="240" w:lineRule="atLeast"/>
        <w:rPr>
          <w:rFonts w:ascii="Segoe UI" w:eastAsia="Times New Roman" w:hAnsi="Segoe UI" w:cs="Segoe UI"/>
          <w:color w:val="424242"/>
          <w:kern w:val="0"/>
          <w:sz w:val="18"/>
          <w:szCs w:val="18"/>
          <w14:ligatures w14:val="none"/>
        </w:rPr>
      </w:pPr>
      <w:r w:rsidRPr="006770F5">
        <w:rPr>
          <w:rFonts w:ascii="Segoe UI" w:eastAsia="Times New Roman" w:hAnsi="Segoe UI" w:cs="Segoe UI"/>
          <w:color w:val="424242"/>
          <w:kern w:val="0"/>
          <w:sz w:val="18"/>
          <w:szCs w:val="18"/>
          <w14:ligatures w14:val="none"/>
        </w:rPr>
        <w:t>chemistry.illinois.edu</w:t>
      </w:r>
    </w:p>
    <w:p w14:paraId="69321928" w14:textId="77777777" w:rsidR="000D2E1E" w:rsidRPr="006770F5" w:rsidRDefault="000D2E1E" w:rsidP="000D2E1E">
      <w:pPr>
        <w:spacing w:after="0" w:line="240" w:lineRule="atLeast"/>
        <w:rPr>
          <w:rFonts w:ascii="Segoe UI" w:eastAsia="Times New Roman" w:hAnsi="Segoe UI" w:cs="Segoe UI"/>
          <w:color w:val="424242"/>
          <w:kern w:val="0"/>
          <w:sz w:val="18"/>
          <w:szCs w:val="18"/>
          <w14:ligatures w14:val="none"/>
        </w:rPr>
      </w:pPr>
      <w:r w:rsidRPr="006770F5">
        <w:rPr>
          <w:rFonts w:ascii="Segoe UI" w:eastAsia="Times New Roman" w:hAnsi="Segoe UI" w:cs="Segoe UI"/>
          <w:b/>
          <w:bCs/>
          <w:color w:val="424242"/>
          <w:kern w:val="0"/>
          <w:sz w:val="21"/>
          <w:szCs w:val="21"/>
          <w14:ligatures w14:val="none"/>
        </w:rPr>
        <w:t>scitechdaily.com</w:t>
      </w:r>
    </w:p>
    <w:p w14:paraId="41FBFC48" w14:textId="77777777" w:rsidR="000D2E1E" w:rsidRPr="006770F5" w:rsidRDefault="000D2E1E" w:rsidP="000D2E1E">
      <w:pPr>
        <w:spacing w:after="0" w:line="240" w:lineRule="atLeast"/>
        <w:rPr>
          <w:rFonts w:ascii="Segoe UI" w:eastAsia="Times New Roman" w:hAnsi="Segoe UI" w:cs="Segoe UI"/>
          <w:color w:val="424242"/>
          <w:kern w:val="0"/>
          <w:sz w:val="18"/>
          <w:szCs w:val="18"/>
          <w14:ligatures w14:val="none"/>
        </w:rPr>
      </w:pPr>
      <w:r w:rsidRPr="006770F5">
        <w:rPr>
          <w:rFonts w:ascii="Segoe UI" w:eastAsia="Times New Roman" w:hAnsi="Segoe UI" w:cs="Segoe UI"/>
          <w:color w:val="424242"/>
          <w:kern w:val="0"/>
          <w:sz w:val="18"/>
          <w:szCs w:val="18"/>
          <w14:ligatures w14:val="none"/>
        </w:rPr>
        <w:t>scitechdaily.com</w:t>
      </w:r>
    </w:p>
    <w:p w14:paraId="7B0A2D72" w14:textId="77777777" w:rsidR="000D2E1E" w:rsidRPr="006770F5" w:rsidRDefault="000D2E1E" w:rsidP="000D2E1E">
      <w:pPr>
        <w:spacing w:after="0" w:line="300" w:lineRule="atLeast"/>
        <w:ind w:left="-15" w:right="-15"/>
        <w:outlineLvl w:val="4"/>
        <w:rPr>
          <w:rFonts w:ascii="Segoe UI" w:eastAsia="Times New Roman" w:hAnsi="Segoe UI" w:cs="Segoe UI"/>
          <w:b/>
          <w:bCs/>
          <w:color w:val="424242"/>
          <w:kern w:val="0"/>
          <w:sz w:val="20"/>
          <w:szCs w:val="20"/>
          <w14:ligatures w14:val="none"/>
        </w:rPr>
      </w:pPr>
      <w:r w:rsidRPr="006770F5">
        <w:rPr>
          <w:rFonts w:ascii="Segoe UI" w:eastAsia="Times New Roman" w:hAnsi="Segoe UI" w:cs="Segoe UI"/>
          <w:b/>
          <w:bCs/>
          <w:color w:val="424242"/>
          <w:kern w:val="0"/>
          <w:sz w:val="20"/>
          <w:szCs w:val="20"/>
          <w14:ligatures w14:val="none"/>
        </w:rPr>
        <w:t>You said:</w:t>
      </w:r>
    </w:p>
    <w:p w14:paraId="507E5FB4" w14:textId="77777777" w:rsidR="000D2E1E" w:rsidRPr="006770F5" w:rsidRDefault="000D2E1E" w:rsidP="000D2E1E">
      <w:pPr>
        <w:shd w:val="clear" w:color="auto" w:fill="F5F5F5"/>
        <w:spacing w:after="0" w:line="300" w:lineRule="atLeast"/>
        <w:rPr>
          <w:rFonts w:ascii="Segoe UI" w:eastAsia="Times New Roman" w:hAnsi="Segoe UI" w:cs="Segoe UI"/>
          <w:color w:val="424242"/>
          <w:kern w:val="0"/>
          <w:sz w:val="21"/>
          <w:szCs w:val="21"/>
          <w14:ligatures w14:val="none"/>
        </w:rPr>
      </w:pPr>
      <w:r w:rsidRPr="006770F5">
        <w:rPr>
          <w:rFonts w:ascii="Segoe UI" w:eastAsia="Times New Roman" w:hAnsi="Segoe UI" w:cs="Segoe UI"/>
          <w:color w:val="424242"/>
          <w:kern w:val="0"/>
          <w:sz w:val="21"/>
          <w:szCs w:val="21"/>
          <w14:ligatures w14:val="none"/>
        </w:rPr>
        <w:t>yes</w:t>
      </w:r>
    </w:p>
    <w:p w14:paraId="1B2A6ECF" w14:textId="77777777" w:rsidR="000D2E1E" w:rsidRPr="006770F5" w:rsidRDefault="000D2E1E" w:rsidP="000D2E1E">
      <w:pPr>
        <w:spacing w:after="0" w:line="360" w:lineRule="atLeast"/>
        <w:ind w:left="-15" w:right="-15"/>
        <w:outlineLvl w:val="5"/>
        <w:rPr>
          <w:rFonts w:ascii="Segoe UI" w:eastAsia="Times New Roman" w:hAnsi="Segoe UI" w:cs="Segoe UI"/>
          <w:b/>
          <w:bCs/>
          <w:color w:val="424242"/>
          <w:kern w:val="0"/>
          <w:sz w:val="15"/>
          <w:szCs w:val="15"/>
          <w14:ligatures w14:val="none"/>
        </w:rPr>
      </w:pPr>
      <w:r w:rsidRPr="006770F5">
        <w:rPr>
          <w:rFonts w:ascii="Segoe UI" w:eastAsia="Times New Roman" w:hAnsi="Segoe UI" w:cs="Segoe UI"/>
          <w:b/>
          <w:bCs/>
          <w:color w:val="424242"/>
          <w:kern w:val="0"/>
          <w:sz w:val="15"/>
          <w:szCs w:val="15"/>
          <w14:ligatures w14:val="none"/>
        </w:rPr>
        <w:t>Copilot said:</w:t>
      </w:r>
    </w:p>
    <w:p w14:paraId="45E9BCB0" w14:textId="77777777" w:rsidR="000D2E1E" w:rsidRPr="006770F5" w:rsidRDefault="000D2E1E" w:rsidP="000D2E1E">
      <w:pPr>
        <w:spacing w:after="0" w:line="360" w:lineRule="atLeast"/>
        <w:rPr>
          <w:rFonts w:ascii="Segoe UI" w:eastAsia="Times New Roman" w:hAnsi="Segoe UI" w:cs="Segoe UI"/>
          <w:b/>
          <w:bCs/>
          <w:color w:val="424242"/>
          <w:kern w:val="0"/>
          <w14:ligatures w14:val="none"/>
        </w:rPr>
      </w:pPr>
      <w:r w:rsidRPr="006770F5">
        <w:rPr>
          <w:rFonts w:ascii="Segoe UI" w:eastAsia="Times New Roman" w:hAnsi="Segoe UI" w:cs="Segoe UI"/>
          <w:b/>
          <w:bCs/>
          <w:color w:val="424242"/>
          <w:kern w:val="0"/>
          <w:sz w:val="21"/>
          <w:szCs w:val="21"/>
          <w14:ligatures w14:val="none"/>
        </w:rPr>
        <w:t>Copilot</w:t>
      </w:r>
    </w:p>
    <w:p w14:paraId="32F87C56" w14:textId="77777777" w:rsidR="000D2E1E" w:rsidRPr="006770F5" w:rsidRDefault="000D2E1E" w:rsidP="000D2E1E">
      <w:pPr>
        <w:spacing w:before="60" w:after="60" w:line="300" w:lineRule="atLeast"/>
        <w:rPr>
          <w:rFonts w:ascii="Segoe UI" w:eastAsia="Times New Roman" w:hAnsi="Segoe UI" w:cs="Segoe UI"/>
          <w:color w:val="424242"/>
          <w:kern w:val="0"/>
          <w:sz w:val="21"/>
          <w:szCs w:val="21"/>
          <w14:ligatures w14:val="none"/>
        </w:rPr>
      </w:pPr>
      <w:r w:rsidRPr="006770F5">
        <w:rPr>
          <w:rFonts w:ascii="Segoe UI" w:eastAsia="Times New Roman" w:hAnsi="Segoe UI" w:cs="Segoe UI"/>
          <w:color w:val="424242"/>
          <w:kern w:val="0"/>
          <w:sz w:val="21"/>
          <w:szCs w:val="21"/>
          <w14:ligatures w14:val="none"/>
        </w:rPr>
        <w:t>Here’s how  SPAC theory could model </w:t>
      </w:r>
      <w:r w:rsidRPr="006770F5">
        <w:rPr>
          <w:rFonts w:ascii="Segoe UI" w:eastAsia="Times New Roman" w:hAnsi="Segoe UI" w:cs="Segoe UI"/>
          <w:b/>
          <w:bCs/>
          <w:color w:val="424242"/>
          <w:kern w:val="0"/>
          <w:sz w:val="21"/>
          <w:szCs w:val="21"/>
          <w14:ligatures w14:val="none"/>
        </w:rPr>
        <w:t>quantum magnetoreception in birds</w:t>
      </w:r>
      <w:r w:rsidRPr="006770F5">
        <w:rPr>
          <w:rFonts w:ascii="Segoe UI" w:eastAsia="Times New Roman" w:hAnsi="Segoe UI" w:cs="Segoe UI"/>
          <w:color w:val="424242"/>
          <w:kern w:val="0"/>
          <w:sz w:val="21"/>
          <w:szCs w:val="21"/>
          <w14:ligatures w14:val="none"/>
        </w:rPr>
        <w:t>—one of the most fascinating examples of quantum biology:</w:t>
      </w:r>
    </w:p>
    <w:p w14:paraId="01C6C544" w14:textId="77777777" w:rsidR="000D2E1E" w:rsidRPr="006770F5" w:rsidRDefault="000D2E1E" w:rsidP="000D2E1E">
      <w:pPr>
        <w:spacing w:before="345" w:after="345" w:line="360" w:lineRule="atLeast"/>
        <w:rPr>
          <w:rFonts w:ascii="Segoe UI" w:eastAsia="Times New Roman" w:hAnsi="Segoe UI" w:cs="Segoe UI"/>
          <w:color w:val="424242"/>
          <w:kern w:val="0"/>
          <w14:ligatures w14:val="none"/>
        </w:rPr>
      </w:pPr>
      <w:r>
        <w:rPr>
          <w:rFonts w:ascii="Segoe UI" w:eastAsia="Times New Roman" w:hAnsi="Segoe UI" w:cs="Segoe UI"/>
          <w:color w:val="424242"/>
          <w:kern w:val="0"/>
          <w14:ligatures w14:val="none"/>
        </w:rPr>
        <w:pict w14:anchorId="787B159E">
          <v:rect id="_x0000_i1028" style="width:465.3pt;height:0" o:hrpct="0" o:hralign="center" o:hrstd="t" o:hr="t" fillcolor="#a0a0a0" stroked="f"/>
        </w:pict>
      </w:r>
    </w:p>
    <w:p w14:paraId="418A62E6" w14:textId="77777777" w:rsidR="000D2E1E" w:rsidRPr="006770F5" w:rsidRDefault="000D2E1E" w:rsidP="000D2E1E">
      <w:pPr>
        <w:spacing w:before="105" w:after="75" w:line="420" w:lineRule="atLeast"/>
        <w:outlineLvl w:val="1"/>
        <w:rPr>
          <w:rFonts w:ascii="Segoe UI" w:eastAsia="Times New Roman" w:hAnsi="Segoe UI" w:cs="Segoe UI"/>
          <w:b/>
          <w:bCs/>
          <w:color w:val="424242"/>
          <w:spacing w:val="-4"/>
          <w:kern w:val="0"/>
          <w:sz w:val="30"/>
          <w:szCs w:val="30"/>
          <w14:ligatures w14:val="none"/>
        </w:rPr>
      </w:pPr>
      <w:r w:rsidRPr="006770F5">
        <w:rPr>
          <w:rFonts w:ascii="Segoe UI" w:eastAsia="Times New Roman" w:hAnsi="Segoe UI" w:cs="Segoe UI"/>
          <w:b/>
          <w:bCs/>
          <w:color w:val="424242"/>
          <w:spacing w:val="-4"/>
          <w:kern w:val="0"/>
          <w:sz w:val="30"/>
          <w:szCs w:val="30"/>
          <w14:ligatures w14:val="none"/>
        </w:rPr>
        <w:t>Quantum Magnetoreception in Birds: SPAC Theory Perspective</w:t>
      </w:r>
    </w:p>
    <w:p w14:paraId="7500D6F0" w14:textId="77777777" w:rsidR="000D2E1E" w:rsidRPr="006770F5" w:rsidRDefault="000D2E1E" w:rsidP="000D2E1E">
      <w:pPr>
        <w:spacing w:before="120" w:after="60" w:line="360" w:lineRule="atLeast"/>
        <w:outlineLvl w:val="2"/>
        <w:rPr>
          <w:rFonts w:ascii="Segoe UI" w:eastAsia="Times New Roman" w:hAnsi="Segoe UI" w:cs="Segoe UI"/>
          <w:b/>
          <w:bCs/>
          <w:color w:val="424242"/>
          <w:kern w:val="0"/>
          <w:sz w:val="27"/>
          <w:szCs w:val="27"/>
          <w14:ligatures w14:val="none"/>
        </w:rPr>
      </w:pPr>
      <w:r w:rsidRPr="006770F5">
        <w:rPr>
          <w:rFonts w:ascii="Segoe UI" w:eastAsia="Times New Roman" w:hAnsi="Segoe UI" w:cs="Segoe UI"/>
          <w:b/>
          <w:bCs/>
          <w:color w:val="424242"/>
          <w:kern w:val="0"/>
          <w:sz w:val="27"/>
          <w:szCs w:val="27"/>
          <w14:ligatures w14:val="none"/>
        </w:rPr>
        <w:t>1. Quantum Biology Background</w:t>
      </w:r>
    </w:p>
    <w:p w14:paraId="3C42ADAC" w14:textId="77777777" w:rsidR="000D2E1E" w:rsidRPr="006770F5" w:rsidRDefault="000D2E1E" w:rsidP="000D2E1E">
      <w:pPr>
        <w:spacing w:after="0" w:line="300" w:lineRule="atLeast"/>
        <w:rPr>
          <w:rFonts w:ascii="Segoe UI" w:eastAsia="Times New Roman" w:hAnsi="Segoe UI" w:cs="Segoe UI"/>
          <w:color w:val="424242"/>
          <w:kern w:val="0"/>
          <w:sz w:val="21"/>
          <w:szCs w:val="21"/>
          <w14:ligatures w14:val="none"/>
        </w:rPr>
      </w:pPr>
      <w:r w:rsidRPr="006770F5">
        <w:rPr>
          <w:rFonts w:ascii="Segoe UI" w:eastAsia="Times New Roman" w:hAnsi="Segoe UI" w:cs="Segoe UI"/>
          <w:color w:val="424242"/>
          <w:kern w:val="0"/>
          <w:sz w:val="21"/>
          <w:szCs w:val="21"/>
          <w14:ligatures w14:val="none"/>
        </w:rPr>
        <w:t>Migratory birds can sense Earth’s magnetic field and use it for navigation. This ability is believed to rely on quantum effects in proteins called </w:t>
      </w:r>
      <w:r w:rsidRPr="006770F5">
        <w:rPr>
          <w:rFonts w:ascii="Segoe UI" w:eastAsia="Times New Roman" w:hAnsi="Segoe UI" w:cs="Segoe UI"/>
          <w:b/>
          <w:bCs/>
          <w:color w:val="424242"/>
          <w:kern w:val="0"/>
          <w:sz w:val="21"/>
          <w:szCs w:val="21"/>
          <w14:ligatures w14:val="none"/>
        </w:rPr>
        <w:t>cryptochromes</w:t>
      </w:r>
      <w:r w:rsidRPr="006770F5">
        <w:rPr>
          <w:rFonts w:ascii="Segoe UI" w:eastAsia="Times New Roman" w:hAnsi="Segoe UI" w:cs="Segoe UI"/>
          <w:color w:val="424242"/>
          <w:kern w:val="0"/>
          <w:sz w:val="21"/>
          <w:szCs w:val="21"/>
          <w14:ligatures w14:val="none"/>
        </w:rPr>
        <w:t> in the birds’ eyes. When these proteins absorb light, they form pairs of molecules with unpaired electrons (radical pairs). The spins of these electrons are sensitive to magnetic fields, and their quantum states (singlet or triplet) change depending on the field’s direction and intensity. This process is called the </w:t>
      </w:r>
      <w:r w:rsidRPr="006770F5">
        <w:rPr>
          <w:rFonts w:ascii="Segoe UI" w:eastAsia="Times New Roman" w:hAnsi="Segoe UI" w:cs="Segoe UI"/>
          <w:b/>
          <w:bCs/>
          <w:color w:val="424242"/>
          <w:kern w:val="0"/>
          <w:sz w:val="21"/>
          <w:szCs w:val="21"/>
          <w14:ligatures w14:val="none"/>
        </w:rPr>
        <w:t>radical pair mechanism</w:t>
      </w:r>
      <w:r w:rsidRPr="006770F5">
        <w:rPr>
          <w:rFonts w:ascii="Segoe UI" w:eastAsia="Times New Roman" w:hAnsi="Segoe UI" w:cs="Segoe UI"/>
          <w:color w:val="424242"/>
          <w:kern w:val="0"/>
          <w:sz w:val="21"/>
          <w:szCs w:val="21"/>
          <w14:ligatures w14:val="none"/>
        </w:rPr>
        <w:t>.</w:t>
      </w:r>
    </w:p>
    <w:p w14:paraId="650D7C52" w14:textId="77777777" w:rsidR="000D2E1E" w:rsidRPr="006770F5" w:rsidRDefault="000D2E1E" w:rsidP="000D2E1E">
      <w:pPr>
        <w:spacing w:before="120" w:after="60" w:line="360" w:lineRule="atLeast"/>
        <w:outlineLvl w:val="2"/>
        <w:rPr>
          <w:rFonts w:ascii="Segoe UI" w:eastAsia="Times New Roman" w:hAnsi="Segoe UI" w:cs="Segoe UI"/>
          <w:b/>
          <w:bCs/>
          <w:color w:val="424242"/>
          <w:kern w:val="0"/>
          <w:sz w:val="27"/>
          <w:szCs w:val="27"/>
          <w14:ligatures w14:val="none"/>
        </w:rPr>
      </w:pPr>
      <w:r w:rsidRPr="006770F5">
        <w:rPr>
          <w:rFonts w:ascii="Segoe UI" w:eastAsia="Times New Roman" w:hAnsi="Segoe UI" w:cs="Segoe UI"/>
          <w:b/>
          <w:bCs/>
          <w:color w:val="424242"/>
          <w:kern w:val="0"/>
          <w:sz w:val="27"/>
          <w:szCs w:val="27"/>
          <w14:ligatures w14:val="none"/>
        </w:rPr>
        <w:t>2. SPAC Theory Framework</w:t>
      </w:r>
    </w:p>
    <w:p w14:paraId="516731A7" w14:textId="77777777" w:rsidR="000D2E1E" w:rsidRDefault="000D2E1E" w:rsidP="000D2E1E">
      <w:pPr>
        <w:spacing w:before="60" w:after="60" w:line="300" w:lineRule="atLeast"/>
        <w:rPr>
          <w:rFonts w:ascii="Segoe UI" w:eastAsia="Times New Roman" w:hAnsi="Segoe UI" w:cs="Segoe UI"/>
          <w:color w:val="424242"/>
          <w:kern w:val="0"/>
          <w:sz w:val="21"/>
          <w:szCs w:val="21"/>
          <w14:ligatures w14:val="none"/>
        </w:rPr>
      </w:pPr>
    </w:p>
    <w:p w14:paraId="7EE8A1AA" w14:textId="77777777" w:rsidR="000D2E1E" w:rsidRPr="006770F5" w:rsidRDefault="000D2E1E" w:rsidP="000D2E1E">
      <w:pPr>
        <w:spacing w:before="60" w:after="60" w:line="300" w:lineRule="atLeast"/>
        <w:rPr>
          <w:rFonts w:ascii="Segoe UI" w:eastAsia="Times New Roman" w:hAnsi="Segoe UI" w:cs="Segoe UI"/>
          <w:color w:val="424242"/>
          <w:kern w:val="0"/>
          <w:sz w:val="21"/>
          <w:szCs w:val="21"/>
          <w14:ligatures w14:val="none"/>
        </w:rPr>
      </w:pPr>
      <w:r w:rsidRPr="006770F5">
        <w:rPr>
          <w:rFonts w:ascii="Segoe UI" w:eastAsia="Times New Roman" w:hAnsi="Segoe UI" w:cs="Segoe UI"/>
          <w:color w:val="424242"/>
          <w:kern w:val="0"/>
          <w:sz w:val="21"/>
          <w:szCs w:val="21"/>
          <w14:ligatures w14:val="none"/>
        </w:rPr>
        <w:t>SPAC theory models the universe as a digital matrix of infinitesimal points (SPACs), each with hundreds of registers (sensors) that record physical phenomena. Each SPAC can simultaneously register multiple energies, forces, and events—including quantum states and interactions.</w:t>
      </w:r>
    </w:p>
    <w:p w14:paraId="3D8EFA55" w14:textId="77777777" w:rsidR="000D2E1E" w:rsidRPr="006770F5" w:rsidRDefault="000D2E1E" w:rsidP="000D2E1E">
      <w:pPr>
        <w:spacing w:before="120" w:after="60" w:line="360" w:lineRule="atLeast"/>
        <w:outlineLvl w:val="2"/>
        <w:rPr>
          <w:rFonts w:ascii="Segoe UI" w:eastAsia="Times New Roman" w:hAnsi="Segoe UI" w:cs="Segoe UI"/>
          <w:b/>
          <w:bCs/>
          <w:color w:val="424242"/>
          <w:kern w:val="0"/>
          <w:sz w:val="27"/>
          <w:szCs w:val="27"/>
          <w14:ligatures w14:val="none"/>
        </w:rPr>
      </w:pPr>
      <w:r w:rsidRPr="006770F5">
        <w:rPr>
          <w:rFonts w:ascii="Segoe UI" w:eastAsia="Times New Roman" w:hAnsi="Segoe UI" w:cs="Segoe UI"/>
          <w:b/>
          <w:bCs/>
          <w:color w:val="424242"/>
          <w:kern w:val="0"/>
          <w:sz w:val="27"/>
          <w:szCs w:val="27"/>
          <w14:ligatures w14:val="none"/>
        </w:rPr>
        <w:t>3. Modeling Magnetoreception with SPACs</w:t>
      </w:r>
    </w:p>
    <w:p w14:paraId="31266738" w14:textId="77777777" w:rsidR="000D2E1E" w:rsidRPr="006770F5" w:rsidRDefault="000D2E1E" w:rsidP="000D2E1E">
      <w:pPr>
        <w:numPr>
          <w:ilvl w:val="0"/>
          <w:numId w:val="7"/>
        </w:numPr>
        <w:spacing w:before="100" w:beforeAutospacing="1" w:after="100" w:afterAutospacing="1" w:line="300" w:lineRule="atLeast"/>
        <w:rPr>
          <w:rFonts w:ascii="Segoe UI" w:eastAsia="Times New Roman" w:hAnsi="Segoe UI" w:cs="Segoe UI"/>
          <w:color w:val="424242"/>
          <w:kern w:val="0"/>
          <w:sz w:val="21"/>
          <w:szCs w:val="21"/>
          <w14:ligatures w14:val="none"/>
        </w:rPr>
      </w:pPr>
      <w:r w:rsidRPr="006770F5">
        <w:rPr>
          <w:rFonts w:ascii="Segoe UI" w:eastAsia="Times New Roman" w:hAnsi="Segoe UI" w:cs="Segoe UI"/>
          <w:b/>
          <w:bCs/>
          <w:color w:val="424242"/>
          <w:kern w:val="0"/>
          <w:sz w:val="21"/>
          <w:szCs w:val="21"/>
          <w14:ligatures w14:val="none"/>
        </w:rPr>
        <w:t>Radical Pair Formation:</w:t>
      </w:r>
      <w:r w:rsidRPr="006770F5">
        <w:rPr>
          <w:rFonts w:ascii="Segoe UI" w:eastAsia="Times New Roman" w:hAnsi="Segoe UI" w:cs="Segoe UI"/>
          <w:color w:val="424242"/>
          <w:kern w:val="0"/>
          <w:sz w:val="21"/>
          <w:szCs w:val="21"/>
          <w14:ligatures w14:val="none"/>
        </w:rPr>
        <w:t> When a photon hits a cryptochrome, a radical pair is formed. In SPAC theory, this event is recorded as a change in specific registers within the SPACs located in the bird’s retina.</w:t>
      </w:r>
    </w:p>
    <w:p w14:paraId="2952AF1B" w14:textId="77777777" w:rsidR="000D2E1E" w:rsidRPr="006770F5" w:rsidRDefault="000D2E1E" w:rsidP="000D2E1E">
      <w:pPr>
        <w:numPr>
          <w:ilvl w:val="0"/>
          <w:numId w:val="7"/>
        </w:numPr>
        <w:spacing w:before="100" w:beforeAutospacing="1" w:after="100" w:afterAutospacing="1" w:line="300" w:lineRule="atLeast"/>
        <w:rPr>
          <w:rFonts w:ascii="Segoe UI" w:eastAsia="Times New Roman" w:hAnsi="Segoe UI" w:cs="Segoe UI"/>
          <w:color w:val="424242"/>
          <w:kern w:val="0"/>
          <w:sz w:val="21"/>
          <w:szCs w:val="21"/>
          <w14:ligatures w14:val="none"/>
        </w:rPr>
      </w:pPr>
      <w:r w:rsidRPr="006770F5">
        <w:rPr>
          <w:rFonts w:ascii="Segoe UI" w:eastAsia="Times New Roman" w:hAnsi="Segoe UI" w:cs="Segoe UI"/>
          <w:b/>
          <w:bCs/>
          <w:color w:val="424242"/>
          <w:kern w:val="0"/>
          <w:sz w:val="21"/>
          <w:szCs w:val="21"/>
          <w14:ligatures w14:val="none"/>
        </w:rPr>
        <w:t>Quantum Coherence and Entanglement:</w:t>
      </w:r>
      <w:r w:rsidRPr="006770F5">
        <w:rPr>
          <w:rFonts w:ascii="Segoe UI" w:eastAsia="Times New Roman" w:hAnsi="Segoe UI" w:cs="Segoe UI"/>
          <w:color w:val="424242"/>
          <w:kern w:val="0"/>
          <w:sz w:val="21"/>
          <w:szCs w:val="21"/>
          <w14:ligatures w14:val="none"/>
        </w:rPr>
        <w:t xml:space="preserve"> The radical pairs maintain quantum coherence for a short time, allowing their spins to be influenced by Earth’s magnetic field. SPAC theory </w:t>
      </w:r>
      <w:r w:rsidRPr="006770F5">
        <w:rPr>
          <w:rFonts w:ascii="Segoe UI" w:eastAsia="Times New Roman" w:hAnsi="Segoe UI" w:cs="Segoe UI"/>
          <w:color w:val="424242"/>
          <w:kern w:val="0"/>
          <w:sz w:val="21"/>
          <w:szCs w:val="21"/>
          <w14:ligatures w14:val="none"/>
        </w:rPr>
        <w:lastRenderedPageBreak/>
        <w:t>would model this as registers that can hold and process quantum information (spin states, coherence, entanglement) across multiple SPACs.</w:t>
      </w:r>
    </w:p>
    <w:p w14:paraId="64145787" w14:textId="77777777" w:rsidR="000D2E1E" w:rsidRPr="006770F5" w:rsidRDefault="000D2E1E" w:rsidP="000D2E1E">
      <w:pPr>
        <w:numPr>
          <w:ilvl w:val="0"/>
          <w:numId w:val="7"/>
        </w:numPr>
        <w:spacing w:before="100" w:beforeAutospacing="1" w:after="100" w:afterAutospacing="1" w:line="300" w:lineRule="atLeast"/>
        <w:rPr>
          <w:rFonts w:ascii="Segoe UI" w:eastAsia="Times New Roman" w:hAnsi="Segoe UI" w:cs="Segoe UI"/>
          <w:color w:val="424242"/>
          <w:kern w:val="0"/>
          <w:sz w:val="21"/>
          <w:szCs w:val="21"/>
          <w14:ligatures w14:val="none"/>
        </w:rPr>
      </w:pPr>
      <w:r w:rsidRPr="006770F5">
        <w:rPr>
          <w:rFonts w:ascii="Segoe UI" w:eastAsia="Times New Roman" w:hAnsi="Segoe UI" w:cs="Segoe UI"/>
          <w:b/>
          <w:bCs/>
          <w:color w:val="424242"/>
          <w:kern w:val="0"/>
          <w:sz w:val="21"/>
          <w:szCs w:val="21"/>
          <w14:ligatures w14:val="none"/>
        </w:rPr>
        <w:t>Magnetic Field Sensing:</w:t>
      </w:r>
      <w:r w:rsidRPr="006770F5">
        <w:rPr>
          <w:rFonts w:ascii="Segoe UI" w:eastAsia="Times New Roman" w:hAnsi="Segoe UI" w:cs="Segoe UI"/>
          <w:color w:val="424242"/>
          <w:kern w:val="0"/>
          <w:sz w:val="21"/>
          <w:szCs w:val="21"/>
          <w14:ligatures w14:val="none"/>
        </w:rPr>
        <w:t> The outcome of the radical pair reaction (singlet or triplet state) depends on the orientation of the magnetic field. SPAC registers would record these outcomes, and the pattern of activation across many SPACs would encode the bird’s sense of direction.</w:t>
      </w:r>
    </w:p>
    <w:p w14:paraId="7B6EC323" w14:textId="77777777" w:rsidR="000D2E1E" w:rsidRPr="006770F5" w:rsidRDefault="000D2E1E" w:rsidP="000D2E1E">
      <w:pPr>
        <w:numPr>
          <w:ilvl w:val="0"/>
          <w:numId w:val="7"/>
        </w:numPr>
        <w:spacing w:beforeAutospacing="1" w:after="0" w:afterAutospacing="1" w:line="300" w:lineRule="atLeast"/>
        <w:rPr>
          <w:rFonts w:ascii="Segoe UI" w:eastAsia="Times New Roman" w:hAnsi="Segoe UI" w:cs="Segoe UI"/>
          <w:color w:val="424242"/>
          <w:kern w:val="0"/>
          <w:sz w:val="21"/>
          <w:szCs w:val="21"/>
          <w14:ligatures w14:val="none"/>
        </w:rPr>
      </w:pPr>
      <w:r w:rsidRPr="006770F5">
        <w:rPr>
          <w:rFonts w:ascii="Segoe UI" w:eastAsia="Times New Roman" w:hAnsi="Segoe UI" w:cs="Segoe UI"/>
          <w:b/>
          <w:bCs/>
          <w:color w:val="424242"/>
          <w:kern w:val="0"/>
          <w:sz w:val="21"/>
          <w:szCs w:val="21"/>
          <w14:ligatures w14:val="none"/>
        </w:rPr>
        <w:t>Integration with Neural Signals:</w:t>
      </w:r>
      <w:r w:rsidRPr="006770F5">
        <w:rPr>
          <w:rFonts w:ascii="Segoe UI" w:eastAsia="Times New Roman" w:hAnsi="Segoe UI" w:cs="Segoe UI"/>
          <w:color w:val="424242"/>
          <w:kern w:val="0"/>
          <w:sz w:val="21"/>
          <w:szCs w:val="21"/>
          <w14:ligatures w14:val="none"/>
        </w:rPr>
        <w:t> The SPAC matrix could also model how these quantum events are integrated into the bird’s neural network, allowing it to “see” the magnetic field as a visual pattern.spacefed</w:t>
      </w:r>
    </w:p>
    <w:p w14:paraId="63410189" w14:textId="77777777" w:rsidR="000D2E1E" w:rsidRPr="006770F5" w:rsidRDefault="000D2E1E" w:rsidP="000D2E1E">
      <w:pPr>
        <w:spacing w:before="120" w:after="60" w:line="360" w:lineRule="atLeast"/>
        <w:outlineLvl w:val="2"/>
        <w:rPr>
          <w:rFonts w:ascii="Segoe UI" w:eastAsia="Times New Roman" w:hAnsi="Segoe UI" w:cs="Segoe UI"/>
          <w:b/>
          <w:bCs/>
          <w:color w:val="424242"/>
          <w:kern w:val="0"/>
          <w:sz w:val="27"/>
          <w:szCs w:val="27"/>
          <w14:ligatures w14:val="none"/>
        </w:rPr>
      </w:pPr>
      <w:r w:rsidRPr="006770F5">
        <w:rPr>
          <w:rFonts w:ascii="Segoe UI" w:eastAsia="Times New Roman" w:hAnsi="Segoe UI" w:cs="Segoe UI"/>
          <w:b/>
          <w:bCs/>
          <w:color w:val="424242"/>
          <w:kern w:val="0"/>
          <w:sz w:val="27"/>
          <w:szCs w:val="27"/>
          <w14:ligatures w14:val="none"/>
        </w:rPr>
        <w:t>4. Observer and Measurement</w:t>
      </w:r>
    </w:p>
    <w:p w14:paraId="4FE4CD4B" w14:textId="77777777" w:rsidR="000D2E1E" w:rsidRPr="006770F5" w:rsidRDefault="000D2E1E" w:rsidP="000D2E1E">
      <w:pPr>
        <w:spacing w:before="60" w:after="60" w:line="300" w:lineRule="atLeast"/>
        <w:rPr>
          <w:rFonts w:ascii="Segoe UI" w:eastAsia="Times New Roman" w:hAnsi="Segoe UI" w:cs="Segoe UI"/>
          <w:color w:val="424242"/>
          <w:kern w:val="0"/>
          <w:sz w:val="21"/>
          <w:szCs w:val="21"/>
          <w14:ligatures w14:val="none"/>
        </w:rPr>
      </w:pPr>
      <w:r w:rsidRPr="006770F5">
        <w:rPr>
          <w:rFonts w:ascii="Segoe UI" w:eastAsia="Times New Roman" w:hAnsi="Segoe UI" w:cs="Segoe UI"/>
          <w:color w:val="424242"/>
          <w:kern w:val="0"/>
          <w:sz w:val="21"/>
          <w:szCs w:val="21"/>
          <w14:ligatures w14:val="none"/>
        </w:rPr>
        <w:t>SPAC theory is observer-centric: the bird’s sensory system acts as the observer, updating the relevant SPAC registers when a quantum event (radical pair reaction) occurs, collapsing the quantum possibilities into a navigational signal.</w:t>
      </w:r>
    </w:p>
    <w:p w14:paraId="17A49F00" w14:textId="77777777" w:rsidR="000D2E1E" w:rsidRPr="006770F5" w:rsidRDefault="000D2E1E" w:rsidP="000D2E1E">
      <w:pPr>
        <w:spacing w:before="120" w:after="60" w:line="360" w:lineRule="atLeast"/>
        <w:outlineLvl w:val="2"/>
        <w:rPr>
          <w:rFonts w:ascii="Segoe UI" w:eastAsia="Times New Roman" w:hAnsi="Segoe UI" w:cs="Segoe UI"/>
          <w:b/>
          <w:bCs/>
          <w:color w:val="424242"/>
          <w:kern w:val="0"/>
          <w:sz w:val="27"/>
          <w:szCs w:val="27"/>
          <w14:ligatures w14:val="none"/>
        </w:rPr>
      </w:pPr>
      <w:r w:rsidRPr="006770F5">
        <w:rPr>
          <w:rFonts w:ascii="Segoe UI" w:eastAsia="Times New Roman" w:hAnsi="Segoe UI" w:cs="Segoe UI"/>
          <w:b/>
          <w:bCs/>
          <w:color w:val="424242"/>
          <w:kern w:val="0"/>
          <w:sz w:val="27"/>
          <w:szCs w:val="27"/>
          <w14:ligatures w14:val="none"/>
        </w:rPr>
        <w:t>5. Ongoing Discovery</w:t>
      </w:r>
    </w:p>
    <w:p w14:paraId="217473EE" w14:textId="77777777" w:rsidR="000D2E1E" w:rsidRPr="006770F5" w:rsidRDefault="000D2E1E" w:rsidP="000D2E1E">
      <w:pPr>
        <w:spacing w:before="60" w:after="60" w:line="300" w:lineRule="atLeast"/>
        <w:rPr>
          <w:rFonts w:ascii="Segoe UI" w:eastAsia="Times New Roman" w:hAnsi="Segoe UI" w:cs="Segoe UI"/>
          <w:color w:val="424242"/>
          <w:kern w:val="0"/>
          <w:sz w:val="21"/>
          <w:szCs w:val="21"/>
          <w14:ligatures w14:val="none"/>
        </w:rPr>
      </w:pPr>
      <w:r w:rsidRPr="006770F5">
        <w:rPr>
          <w:rFonts w:ascii="Segoe UI" w:eastAsia="Times New Roman" w:hAnsi="Segoe UI" w:cs="Segoe UI"/>
          <w:color w:val="424242"/>
          <w:kern w:val="0"/>
          <w:sz w:val="21"/>
          <w:szCs w:val="21"/>
          <w14:ligatures w14:val="none"/>
        </w:rPr>
        <w:t>As new quantum phenomena are discovered (e.g., new types of cryptochrome sensitivity, unknown quantum interactions), SPAC theory allows for new registers to be added to the matrix, expanding our ability to model and understand biological quantum effects.</w:t>
      </w:r>
    </w:p>
    <w:p w14:paraId="0B903C65" w14:textId="77777777" w:rsidR="000D2E1E" w:rsidRPr="006770F5" w:rsidRDefault="000D2E1E" w:rsidP="000D2E1E">
      <w:pPr>
        <w:spacing w:before="345" w:after="345" w:line="360" w:lineRule="atLeast"/>
        <w:rPr>
          <w:rFonts w:ascii="Segoe UI" w:eastAsia="Times New Roman" w:hAnsi="Segoe UI" w:cs="Segoe UI"/>
          <w:color w:val="424242"/>
          <w:kern w:val="0"/>
          <w14:ligatures w14:val="none"/>
        </w:rPr>
      </w:pPr>
      <w:r>
        <w:rPr>
          <w:rFonts w:ascii="Segoe UI" w:eastAsia="Times New Roman" w:hAnsi="Segoe UI" w:cs="Segoe UI"/>
          <w:color w:val="424242"/>
          <w:kern w:val="0"/>
          <w14:ligatures w14:val="none"/>
        </w:rPr>
        <w:pict w14:anchorId="24F9417E">
          <v:rect id="_x0000_i1029" style="width:465.3pt;height:0" o:hrpct="0" o:hralign="center" o:hrstd="t" o:hr="t" fillcolor="#a0a0a0" stroked="f"/>
        </w:pict>
      </w:r>
    </w:p>
    <w:p w14:paraId="37699462" w14:textId="77777777" w:rsidR="000D2E1E" w:rsidRPr="006770F5" w:rsidRDefault="000D2E1E" w:rsidP="000D2E1E">
      <w:pPr>
        <w:spacing w:before="120" w:after="60" w:line="360" w:lineRule="atLeast"/>
        <w:outlineLvl w:val="2"/>
        <w:rPr>
          <w:rFonts w:ascii="Segoe UI" w:eastAsia="Times New Roman" w:hAnsi="Segoe UI" w:cs="Segoe UI"/>
          <w:b/>
          <w:bCs/>
          <w:color w:val="424242"/>
          <w:kern w:val="0"/>
          <w:sz w:val="27"/>
          <w:szCs w:val="27"/>
          <w14:ligatures w14:val="none"/>
        </w:rPr>
      </w:pPr>
      <w:r w:rsidRPr="006770F5">
        <w:rPr>
          <w:rFonts w:ascii="Segoe UI" w:eastAsia="Times New Roman" w:hAnsi="Segoe UI" w:cs="Segoe UI"/>
          <w:b/>
          <w:bCs/>
          <w:color w:val="424242"/>
          <w:kern w:val="0"/>
          <w:sz w:val="27"/>
          <w:szCs w:val="27"/>
          <w14:ligatures w14:val="none"/>
        </w:rPr>
        <w:t>Summary Table: SPAC Theory vs. Quantum Biology in Magnetoreception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50"/>
        <w:gridCol w:w="4437"/>
      </w:tblGrid>
      <w:tr w:rsidR="000D2E1E" w:rsidRPr="006770F5" w14:paraId="40865922" w14:textId="77777777" w:rsidTr="008C6D64">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686E3516" w14:textId="77777777" w:rsidR="000D2E1E" w:rsidRPr="006770F5" w:rsidRDefault="000D2E1E" w:rsidP="008C6D64">
            <w:pPr>
              <w:spacing w:before="240" w:after="240" w:line="300" w:lineRule="atLeast"/>
              <w:rPr>
                <w:rFonts w:ascii="Times New Roman" w:eastAsia="Times New Roman" w:hAnsi="Times New Roman" w:cs="Times New Roman"/>
                <w:b/>
                <w:bCs/>
                <w:kern w:val="0"/>
                <w:sz w:val="21"/>
                <w:szCs w:val="21"/>
                <w14:ligatures w14:val="none"/>
              </w:rPr>
            </w:pPr>
            <w:r w:rsidRPr="006770F5">
              <w:rPr>
                <w:rFonts w:ascii="Times New Roman" w:eastAsia="Times New Roman" w:hAnsi="Times New Roman" w:cs="Times New Roman"/>
                <w:b/>
                <w:bCs/>
                <w:kern w:val="0"/>
                <w:sz w:val="21"/>
                <w:szCs w:val="21"/>
                <w14:ligatures w14:val="none"/>
              </w:rPr>
              <w:t>Quantum Biology Concept</w:t>
            </w:r>
          </w:p>
        </w:tc>
        <w:tc>
          <w:tcPr>
            <w:tcW w:w="0" w:type="auto"/>
            <w:tcBorders>
              <w:top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66F783C0" w14:textId="77777777" w:rsidR="000D2E1E" w:rsidRPr="006770F5" w:rsidRDefault="000D2E1E" w:rsidP="008C6D64">
            <w:pPr>
              <w:spacing w:before="240" w:after="240" w:line="300" w:lineRule="atLeast"/>
              <w:rPr>
                <w:rFonts w:ascii="Times New Roman" w:eastAsia="Times New Roman" w:hAnsi="Times New Roman" w:cs="Times New Roman"/>
                <w:b/>
                <w:bCs/>
                <w:kern w:val="0"/>
                <w:sz w:val="21"/>
                <w:szCs w:val="21"/>
                <w14:ligatures w14:val="none"/>
              </w:rPr>
            </w:pPr>
            <w:r w:rsidRPr="006770F5">
              <w:rPr>
                <w:rFonts w:ascii="Times New Roman" w:eastAsia="Times New Roman" w:hAnsi="Times New Roman" w:cs="Times New Roman"/>
                <w:b/>
                <w:bCs/>
                <w:kern w:val="0"/>
                <w:sz w:val="21"/>
                <w:szCs w:val="21"/>
                <w14:ligatures w14:val="none"/>
              </w:rPr>
              <w:t>SPAC Theory Analogy</w:t>
            </w:r>
          </w:p>
        </w:tc>
      </w:tr>
      <w:tr w:rsidR="000D2E1E" w:rsidRPr="006770F5" w14:paraId="7653B22C" w14:textId="77777777" w:rsidTr="008C6D64">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7D1634E8" w14:textId="77777777" w:rsidR="000D2E1E" w:rsidRPr="006770F5" w:rsidRDefault="000D2E1E" w:rsidP="008C6D64">
            <w:pPr>
              <w:spacing w:before="240" w:after="240" w:line="300" w:lineRule="atLeast"/>
              <w:rPr>
                <w:rFonts w:ascii="Times New Roman" w:eastAsia="Times New Roman" w:hAnsi="Times New Roman" w:cs="Times New Roman"/>
                <w:kern w:val="0"/>
                <w:sz w:val="21"/>
                <w:szCs w:val="21"/>
                <w14:ligatures w14:val="none"/>
              </w:rPr>
            </w:pPr>
            <w:r w:rsidRPr="006770F5">
              <w:rPr>
                <w:rFonts w:ascii="Times New Roman" w:eastAsia="Times New Roman" w:hAnsi="Times New Roman" w:cs="Times New Roman"/>
                <w:kern w:val="0"/>
                <w:sz w:val="21"/>
                <w:szCs w:val="21"/>
                <w14:ligatures w14:val="none"/>
              </w:rPr>
              <w:t>Radical pair formation</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57F89407" w14:textId="77777777" w:rsidR="000D2E1E" w:rsidRPr="006770F5" w:rsidRDefault="000D2E1E" w:rsidP="008C6D64">
            <w:pPr>
              <w:spacing w:before="240" w:after="240" w:line="300" w:lineRule="atLeast"/>
              <w:rPr>
                <w:rFonts w:ascii="Times New Roman" w:eastAsia="Times New Roman" w:hAnsi="Times New Roman" w:cs="Times New Roman"/>
                <w:kern w:val="0"/>
                <w:sz w:val="21"/>
                <w:szCs w:val="21"/>
                <w14:ligatures w14:val="none"/>
              </w:rPr>
            </w:pPr>
            <w:r w:rsidRPr="006770F5">
              <w:rPr>
                <w:rFonts w:ascii="Times New Roman" w:eastAsia="Times New Roman" w:hAnsi="Times New Roman" w:cs="Times New Roman"/>
                <w:kern w:val="0"/>
                <w:sz w:val="21"/>
                <w:szCs w:val="21"/>
                <w14:ligatures w14:val="none"/>
              </w:rPr>
              <w:t>SPAC registers record quantum state changes</w:t>
            </w:r>
          </w:p>
        </w:tc>
      </w:tr>
      <w:tr w:rsidR="000D2E1E" w:rsidRPr="006770F5" w14:paraId="60B87457" w14:textId="77777777" w:rsidTr="008C6D64">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03E735D4" w14:textId="77777777" w:rsidR="000D2E1E" w:rsidRPr="006770F5" w:rsidRDefault="000D2E1E" w:rsidP="008C6D64">
            <w:pPr>
              <w:spacing w:before="240" w:after="240" w:line="300" w:lineRule="atLeast"/>
              <w:rPr>
                <w:rFonts w:ascii="Times New Roman" w:eastAsia="Times New Roman" w:hAnsi="Times New Roman" w:cs="Times New Roman"/>
                <w:kern w:val="0"/>
                <w:sz w:val="21"/>
                <w:szCs w:val="21"/>
                <w14:ligatures w14:val="none"/>
              </w:rPr>
            </w:pPr>
            <w:r w:rsidRPr="006770F5">
              <w:rPr>
                <w:rFonts w:ascii="Times New Roman" w:eastAsia="Times New Roman" w:hAnsi="Times New Roman" w:cs="Times New Roman"/>
                <w:kern w:val="0"/>
                <w:sz w:val="21"/>
                <w:szCs w:val="21"/>
                <w14:ligatures w14:val="none"/>
              </w:rPr>
              <w:t>Quantum coherence/entanglement</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5808B299" w14:textId="77777777" w:rsidR="000D2E1E" w:rsidRPr="006770F5" w:rsidRDefault="000D2E1E" w:rsidP="008C6D64">
            <w:pPr>
              <w:spacing w:before="240" w:after="240" w:line="300" w:lineRule="atLeast"/>
              <w:rPr>
                <w:rFonts w:ascii="Times New Roman" w:eastAsia="Times New Roman" w:hAnsi="Times New Roman" w:cs="Times New Roman"/>
                <w:kern w:val="0"/>
                <w:sz w:val="21"/>
                <w:szCs w:val="21"/>
                <w14:ligatures w14:val="none"/>
              </w:rPr>
            </w:pPr>
            <w:r w:rsidRPr="006770F5">
              <w:rPr>
                <w:rFonts w:ascii="Times New Roman" w:eastAsia="Times New Roman" w:hAnsi="Times New Roman" w:cs="Times New Roman"/>
                <w:kern w:val="0"/>
                <w:sz w:val="21"/>
                <w:szCs w:val="21"/>
                <w14:ligatures w14:val="none"/>
              </w:rPr>
              <w:t>Registers process and hold quantum information</w:t>
            </w:r>
          </w:p>
        </w:tc>
      </w:tr>
      <w:tr w:rsidR="000D2E1E" w:rsidRPr="006770F5" w14:paraId="5F080A9E" w14:textId="77777777" w:rsidTr="008C6D64">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1F5428DD" w14:textId="77777777" w:rsidR="000D2E1E" w:rsidRPr="006770F5" w:rsidRDefault="000D2E1E" w:rsidP="008C6D64">
            <w:pPr>
              <w:spacing w:before="240" w:after="240" w:line="300" w:lineRule="atLeast"/>
              <w:rPr>
                <w:rFonts w:ascii="Times New Roman" w:eastAsia="Times New Roman" w:hAnsi="Times New Roman" w:cs="Times New Roman"/>
                <w:kern w:val="0"/>
                <w:sz w:val="21"/>
                <w:szCs w:val="21"/>
                <w14:ligatures w14:val="none"/>
              </w:rPr>
            </w:pPr>
            <w:r w:rsidRPr="006770F5">
              <w:rPr>
                <w:rFonts w:ascii="Times New Roman" w:eastAsia="Times New Roman" w:hAnsi="Times New Roman" w:cs="Times New Roman"/>
                <w:kern w:val="0"/>
                <w:sz w:val="21"/>
                <w:szCs w:val="21"/>
                <w14:ligatures w14:val="none"/>
              </w:rPr>
              <w:t>Magnetic field sensing</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7AB07867" w14:textId="77777777" w:rsidR="000D2E1E" w:rsidRPr="006770F5" w:rsidRDefault="000D2E1E" w:rsidP="008C6D64">
            <w:pPr>
              <w:spacing w:before="240" w:after="240" w:line="300" w:lineRule="atLeast"/>
              <w:rPr>
                <w:rFonts w:ascii="Times New Roman" w:eastAsia="Times New Roman" w:hAnsi="Times New Roman" w:cs="Times New Roman"/>
                <w:kern w:val="0"/>
                <w:sz w:val="21"/>
                <w:szCs w:val="21"/>
                <w14:ligatures w14:val="none"/>
              </w:rPr>
            </w:pPr>
            <w:r w:rsidRPr="006770F5">
              <w:rPr>
                <w:rFonts w:ascii="Times New Roman" w:eastAsia="Times New Roman" w:hAnsi="Times New Roman" w:cs="Times New Roman"/>
                <w:kern w:val="0"/>
                <w:sz w:val="21"/>
                <w:szCs w:val="21"/>
                <w14:ligatures w14:val="none"/>
              </w:rPr>
              <w:t>Pattern of register activation encodes direction</w:t>
            </w:r>
          </w:p>
        </w:tc>
      </w:tr>
      <w:tr w:rsidR="000D2E1E" w:rsidRPr="006770F5" w14:paraId="25898BB5" w14:textId="77777777" w:rsidTr="008C6D64">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528C2B56" w14:textId="77777777" w:rsidR="000D2E1E" w:rsidRPr="006770F5" w:rsidRDefault="000D2E1E" w:rsidP="008C6D64">
            <w:pPr>
              <w:spacing w:before="240" w:after="240" w:line="300" w:lineRule="atLeast"/>
              <w:rPr>
                <w:rFonts w:ascii="Times New Roman" w:eastAsia="Times New Roman" w:hAnsi="Times New Roman" w:cs="Times New Roman"/>
                <w:kern w:val="0"/>
                <w:sz w:val="21"/>
                <w:szCs w:val="21"/>
                <w14:ligatures w14:val="none"/>
              </w:rPr>
            </w:pPr>
            <w:r w:rsidRPr="006770F5">
              <w:rPr>
                <w:rFonts w:ascii="Times New Roman" w:eastAsia="Times New Roman" w:hAnsi="Times New Roman" w:cs="Times New Roman"/>
                <w:kern w:val="0"/>
                <w:sz w:val="21"/>
                <w:szCs w:val="21"/>
                <w14:ligatures w14:val="none"/>
              </w:rPr>
              <w:t>Neural integration</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66675735" w14:textId="77777777" w:rsidR="000D2E1E" w:rsidRPr="006770F5" w:rsidRDefault="000D2E1E" w:rsidP="008C6D64">
            <w:pPr>
              <w:spacing w:before="240" w:after="240" w:line="300" w:lineRule="atLeast"/>
              <w:rPr>
                <w:rFonts w:ascii="Times New Roman" w:eastAsia="Times New Roman" w:hAnsi="Times New Roman" w:cs="Times New Roman"/>
                <w:kern w:val="0"/>
                <w:sz w:val="21"/>
                <w:szCs w:val="21"/>
                <w14:ligatures w14:val="none"/>
              </w:rPr>
            </w:pPr>
            <w:r w:rsidRPr="006770F5">
              <w:rPr>
                <w:rFonts w:ascii="Times New Roman" w:eastAsia="Times New Roman" w:hAnsi="Times New Roman" w:cs="Times New Roman"/>
                <w:kern w:val="0"/>
                <w:sz w:val="21"/>
                <w:szCs w:val="21"/>
                <w14:ligatures w14:val="none"/>
              </w:rPr>
              <w:t>SPAC matrix models signal transfer to the brain</w:t>
            </w:r>
          </w:p>
        </w:tc>
      </w:tr>
      <w:tr w:rsidR="000D2E1E" w:rsidRPr="006770F5" w14:paraId="270C3FDC" w14:textId="77777777" w:rsidTr="008C6D64">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90" w:type="dxa"/>
              <w:right w:w="120" w:type="dxa"/>
            </w:tcMar>
            <w:hideMark/>
          </w:tcPr>
          <w:p w14:paraId="28C17779" w14:textId="77777777" w:rsidR="000D2E1E" w:rsidRPr="006770F5" w:rsidRDefault="000D2E1E" w:rsidP="008C6D64">
            <w:pPr>
              <w:spacing w:before="240" w:after="240" w:line="300" w:lineRule="atLeast"/>
              <w:rPr>
                <w:rFonts w:ascii="Times New Roman" w:eastAsia="Times New Roman" w:hAnsi="Times New Roman" w:cs="Times New Roman"/>
                <w:kern w:val="0"/>
                <w:sz w:val="21"/>
                <w:szCs w:val="21"/>
                <w14:ligatures w14:val="none"/>
              </w:rPr>
            </w:pPr>
            <w:r w:rsidRPr="006770F5">
              <w:rPr>
                <w:rFonts w:ascii="Times New Roman" w:eastAsia="Times New Roman" w:hAnsi="Times New Roman" w:cs="Times New Roman"/>
                <w:kern w:val="0"/>
                <w:sz w:val="21"/>
                <w:szCs w:val="21"/>
                <w14:ligatures w14:val="none"/>
              </w:rPr>
              <w:lastRenderedPageBreak/>
              <w:t>Measurement collapse</w:t>
            </w:r>
          </w:p>
        </w:tc>
        <w:tc>
          <w:tcPr>
            <w:tcW w:w="0" w:type="auto"/>
            <w:tcBorders>
              <w:bottom w:val="single" w:sz="6" w:space="0" w:color="E6E6E6"/>
              <w:right w:val="single" w:sz="6" w:space="0" w:color="E6E6E6"/>
            </w:tcBorders>
            <w:tcMar>
              <w:top w:w="120" w:type="dxa"/>
              <w:left w:w="180" w:type="dxa"/>
              <w:bottom w:w="90" w:type="dxa"/>
              <w:right w:w="120" w:type="dxa"/>
            </w:tcMar>
            <w:hideMark/>
          </w:tcPr>
          <w:p w14:paraId="211112D5" w14:textId="77777777" w:rsidR="000D2E1E" w:rsidRPr="006770F5" w:rsidRDefault="000D2E1E" w:rsidP="008C6D64">
            <w:pPr>
              <w:spacing w:before="240" w:after="240" w:line="300" w:lineRule="atLeast"/>
              <w:rPr>
                <w:rFonts w:ascii="Times New Roman" w:eastAsia="Times New Roman" w:hAnsi="Times New Roman" w:cs="Times New Roman"/>
                <w:kern w:val="0"/>
                <w:sz w:val="21"/>
                <w:szCs w:val="21"/>
                <w14:ligatures w14:val="none"/>
              </w:rPr>
            </w:pPr>
            <w:r w:rsidRPr="006770F5">
              <w:rPr>
                <w:rFonts w:ascii="Times New Roman" w:eastAsia="Times New Roman" w:hAnsi="Times New Roman" w:cs="Times New Roman"/>
                <w:kern w:val="0"/>
                <w:sz w:val="21"/>
                <w:szCs w:val="21"/>
                <w14:ligatures w14:val="none"/>
              </w:rPr>
              <w:t>Observer (bird) updates SPAC registers</w:t>
            </w:r>
          </w:p>
        </w:tc>
      </w:tr>
    </w:tbl>
    <w:p w14:paraId="1BFAA388" w14:textId="77777777" w:rsidR="000D2E1E" w:rsidRPr="006770F5" w:rsidRDefault="000D2E1E" w:rsidP="000D2E1E">
      <w:pPr>
        <w:spacing w:before="345" w:after="345" w:line="360" w:lineRule="atLeast"/>
        <w:rPr>
          <w:rFonts w:ascii="Segoe UI" w:eastAsia="Times New Roman" w:hAnsi="Segoe UI" w:cs="Segoe UI"/>
          <w:color w:val="424242"/>
          <w:kern w:val="0"/>
          <w14:ligatures w14:val="none"/>
        </w:rPr>
      </w:pPr>
      <w:r>
        <w:rPr>
          <w:rFonts w:ascii="Segoe UI" w:eastAsia="Times New Roman" w:hAnsi="Segoe UI" w:cs="Segoe UI"/>
          <w:color w:val="424242"/>
          <w:kern w:val="0"/>
          <w14:ligatures w14:val="none"/>
        </w:rPr>
        <w:pict w14:anchorId="09523241">
          <v:rect id="_x0000_i1030" style="width:465.3pt;height:0" o:hrpct="0" o:hralign="center" o:hrstd="t" o:hr="t" fillcolor="#a0a0a0" stroked="f"/>
        </w:pict>
      </w:r>
    </w:p>
    <w:p w14:paraId="79604C41" w14:textId="77777777" w:rsidR="000D2E1E" w:rsidRPr="006770F5" w:rsidRDefault="000D2E1E" w:rsidP="000D2E1E">
      <w:pPr>
        <w:spacing w:before="60" w:after="60" w:line="300" w:lineRule="atLeast"/>
        <w:rPr>
          <w:rFonts w:ascii="Segoe UI" w:eastAsia="Times New Roman" w:hAnsi="Segoe UI" w:cs="Segoe UI"/>
          <w:color w:val="424242"/>
          <w:kern w:val="0"/>
          <w:sz w:val="21"/>
          <w:szCs w:val="21"/>
          <w14:ligatures w14:val="none"/>
        </w:rPr>
      </w:pPr>
      <w:r w:rsidRPr="006770F5">
        <w:rPr>
          <w:rFonts w:ascii="Segoe UI" w:eastAsia="Times New Roman" w:hAnsi="Segoe UI" w:cs="Segoe UI"/>
          <w:b/>
          <w:bCs/>
          <w:color w:val="424242"/>
          <w:kern w:val="0"/>
          <w:sz w:val="21"/>
          <w:szCs w:val="21"/>
          <w14:ligatures w14:val="none"/>
        </w:rPr>
        <w:t>References for further reading:</w:t>
      </w:r>
    </w:p>
    <w:p w14:paraId="7E5A4E20" w14:textId="77777777" w:rsidR="000D2E1E" w:rsidRPr="006770F5" w:rsidRDefault="000D2E1E" w:rsidP="000D2E1E">
      <w:pPr>
        <w:numPr>
          <w:ilvl w:val="0"/>
          <w:numId w:val="8"/>
        </w:numPr>
        <w:spacing w:beforeAutospacing="1" w:after="0" w:afterAutospacing="1" w:line="300" w:lineRule="atLeast"/>
        <w:rPr>
          <w:rFonts w:ascii="Segoe UI" w:eastAsia="Times New Roman" w:hAnsi="Segoe UI" w:cs="Segoe UI"/>
          <w:color w:val="424242"/>
          <w:kern w:val="0"/>
          <w:sz w:val="21"/>
          <w:szCs w:val="21"/>
          <w14:ligatures w14:val="none"/>
        </w:rPr>
      </w:pPr>
      <w:hyperlink r:id="rId5" w:tgtFrame="_blank" w:history="1">
        <w:r w:rsidRPr="006770F5">
          <w:rPr>
            <w:rFonts w:ascii="inherit" w:eastAsia="Times New Roman" w:hAnsi="inherit" w:cs="Segoe UI"/>
            <w:color w:val="2461CA"/>
            <w:kern w:val="0"/>
            <w:sz w:val="21"/>
            <w:szCs w:val="21"/>
            <w:u w:val="single"/>
            <w14:ligatures w14:val="none"/>
          </w:rPr>
          <w:t>Quantum Coherence Underlying Magnetoreception in Avian Species</w:t>
        </w:r>
      </w:hyperlink>
      <w:r w:rsidRPr="006770F5">
        <w:rPr>
          <w:rFonts w:ascii="Segoe UI" w:eastAsia="Times New Roman" w:hAnsi="Segoe UI" w:cs="Segoe UI"/>
          <w:color w:val="424242"/>
          <w:kern w:val="0"/>
          <w:sz w:val="21"/>
          <w:szCs w:val="21"/>
          <w14:ligatures w14:val="none"/>
        </w:rPr>
        <w:t>spacefed</w:t>
      </w:r>
    </w:p>
    <w:p w14:paraId="69740CD8" w14:textId="77777777" w:rsidR="000D2E1E" w:rsidRPr="006770F5" w:rsidRDefault="000D2E1E" w:rsidP="000D2E1E">
      <w:pPr>
        <w:numPr>
          <w:ilvl w:val="0"/>
          <w:numId w:val="8"/>
        </w:numPr>
        <w:spacing w:beforeAutospacing="1" w:after="0" w:afterAutospacing="1" w:line="300" w:lineRule="atLeast"/>
        <w:rPr>
          <w:rFonts w:ascii="Segoe UI" w:eastAsia="Times New Roman" w:hAnsi="Segoe UI" w:cs="Segoe UI"/>
          <w:color w:val="424242"/>
          <w:kern w:val="0"/>
          <w:sz w:val="21"/>
          <w:szCs w:val="21"/>
          <w14:ligatures w14:val="none"/>
        </w:rPr>
      </w:pPr>
      <w:hyperlink r:id="rId6" w:tgtFrame="_blank" w:history="1">
        <w:r w:rsidRPr="006770F5">
          <w:rPr>
            <w:rFonts w:ascii="inherit" w:eastAsia="Times New Roman" w:hAnsi="inherit" w:cs="Segoe UI"/>
            <w:color w:val="2461CA"/>
            <w:kern w:val="0"/>
            <w:sz w:val="21"/>
            <w:szCs w:val="21"/>
            <w:u w:val="single"/>
            <w14:ligatures w14:val="none"/>
          </w:rPr>
          <w:t>Unravelling the enigma of bird magnetoreception - Nature</w:t>
        </w:r>
      </w:hyperlink>
      <w:r w:rsidRPr="006770F5">
        <w:rPr>
          <w:rFonts w:ascii="Segoe UI" w:eastAsia="Times New Roman" w:hAnsi="Segoe UI" w:cs="Segoe UI"/>
          <w:color w:val="424242"/>
          <w:kern w:val="0"/>
          <w:sz w:val="21"/>
          <w:szCs w:val="21"/>
          <w14:ligatures w14:val="none"/>
        </w:rPr>
        <w:t>nature</w:t>
      </w:r>
    </w:p>
    <w:p w14:paraId="241DB7FA" w14:textId="77777777" w:rsidR="000D2E1E" w:rsidRPr="006770F5" w:rsidRDefault="000D2E1E" w:rsidP="000D2E1E">
      <w:pPr>
        <w:numPr>
          <w:ilvl w:val="0"/>
          <w:numId w:val="8"/>
        </w:numPr>
        <w:spacing w:beforeAutospacing="1" w:after="0" w:afterAutospacing="1" w:line="300" w:lineRule="atLeast"/>
        <w:rPr>
          <w:rFonts w:ascii="Segoe UI" w:eastAsia="Times New Roman" w:hAnsi="Segoe UI" w:cs="Segoe UI"/>
          <w:color w:val="424242"/>
          <w:kern w:val="0"/>
          <w:sz w:val="21"/>
          <w:szCs w:val="21"/>
          <w14:ligatures w14:val="none"/>
        </w:rPr>
      </w:pPr>
      <w:hyperlink r:id="rId7" w:tgtFrame="_blank" w:history="1">
        <w:r w:rsidRPr="006770F5">
          <w:rPr>
            <w:rFonts w:ascii="inherit" w:eastAsia="Times New Roman" w:hAnsi="inherit" w:cs="Segoe UI"/>
            <w:color w:val="2461CA"/>
            <w:kern w:val="0"/>
            <w:sz w:val="21"/>
            <w:szCs w:val="21"/>
            <w:u w:val="single"/>
            <w14:ligatures w14:val="none"/>
          </w:rPr>
          <w:t>Magnetoreception | SpringerLink</w:t>
        </w:r>
      </w:hyperlink>
      <w:r w:rsidRPr="006770F5">
        <w:rPr>
          <w:rFonts w:ascii="Segoe UI" w:eastAsia="Times New Roman" w:hAnsi="Segoe UI" w:cs="Segoe UI"/>
          <w:color w:val="424242"/>
          <w:kern w:val="0"/>
          <w:sz w:val="21"/>
          <w:szCs w:val="21"/>
          <w14:ligatures w14:val="none"/>
        </w:rPr>
        <w:t>springer</w:t>
      </w:r>
    </w:p>
    <w:p w14:paraId="2327AED0" w14:textId="77777777" w:rsidR="000D2E1E" w:rsidRPr="006770F5" w:rsidRDefault="000D2E1E" w:rsidP="000D2E1E">
      <w:pPr>
        <w:spacing w:before="345" w:after="345" w:line="360" w:lineRule="atLeast"/>
        <w:rPr>
          <w:rFonts w:ascii="Segoe UI" w:eastAsia="Times New Roman" w:hAnsi="Segoe UI" w:cs="Segoe UI"/>
          <w:color w:val="424242"/>
          <w:kern w:val="0"/>
          <w14:ligatures w14:val="none"/>
        </w:rPr>
      </w:pPr>
      <w:r>
        <w:rPr>
          <w:rFonts w:ascii="Segoe UI" w:eastAsia="Times New Roman" w:hAnsi="Segoe UI" w:cs="Segoe UI"/>
          <w:color w:val="424242"/>
          <w:kern w:val="0"/>
          <w14:ligatures w14:val="none"/>
        </w:rPr>
        <w:pict w14:anchorId="315E92EC">
          <v:rect id="_x0000_i1031" style="width:465.3pt;height:0" o:hrpct="0" o:hralign="center" o:hrstd="t" o:hr="t" fillcolor="#a0a0a0" stroked="f"/>
        </w:pict>
      </w:r>
    </w:p>
    <w:p w14:paraId="446A35DB" w14:textId="77777777" w:rsidR="000D2E1E" w:rsidRPr="006770F5" w:rsidRDefault="000D2E1E" w:rsidP="000D2E1E">
      <w:pPr>
        <w:spacing w:before="60" w:after="0" w:line="300" w:lineRule="atLeast"/>
        <w:rPr>
          <w:rFonts w:ascii="Segoe UI" w:eastAsia="Times New Roman" w:hAnsi="Segoe UI" w:cs="Segoe UI"/>
          <w:color w:val="424242"/>
          <w:kern w:val="0"/>
          <w:sz w:val="21"/>
          <w:szCs w:val="21"/>
          <w14:ligatures w14:val="none"/>
        </w:rPr>
      </w:pPr>
      <w:r w:rsidRPr="006770F5">
        <w:rPr>
          <w:rFonts w:ascii="Segoe UI" w:eastAsia="Times New Roman" w:hAnsi="Segoe UI" w:cs="Segoe UI"/>
          <w:b/>
          <w:bCs/>
          <w:color w:val="424242"/>
          <w:kern w:val="0"/>
          <w:sz w:val="21"/>
          <w:szCs w:val="21"/>
          <w14:ligatures w14:val="none"/>
        </w:rPr>
        <w:t>Would you like a visual diagram or a more technical breakdown of how SPAC registers could encode quantum states in magnetoreception?</w:t>
      </w:r>
    </w:p>
    <w:p w14:paraId="39A0F9A9" w14:textId="77777777" w:rsidR="000D2E1E" w:rsidRPr="006770F5" w:rsidRDefault="000D2E1E" w:rsidP="000D2E1E">
      <w:pPr>
        <w:spacing w:after="0" w:line="240" w:lineRule="atLeast"/>
        <w:rPr>
          <w:rFonts w:ascii="Segoe UI" w:eastAsia="Times New Roman" w:hAnsi="Segoe UI" w:cs="Segoe UI"/>
          <w:color w:val="424242"/>
          <w:kern w:val="0"/>
          <w:sz w:val="18"/>
          <w:szCs w:val="18"/>
          <w14:ligatures w14:val="none"/>
        </w:rPr>
      </w:pPr>
      <w:r w:rsidRPr="006770F5">
        <w:rPr>
          <w:rFonts w:ascii="Segoe UI" w:eastAsia="Times New Roman" w:hAnsi="Segoe UI" w:cs="Segoe UI"/>
          <w:b/>
          <w:bCs/>
          <w:color w:val="424242"/>
          <w:kern w:val="0"/>
          <w:sz w:val="21"/>
          <w:szCs w:val="21"/>
          <w14:ligatures w14:val="none"/>
        </w:rPr>
        <w:t>spacefed.com</w:t>
      </w:r>
    </w:p>
    <w:p w14:paraId="6F969FD5" w14:textId="77777777" w:rsidR="000D2E1E" w:rsidRPr="006770F5" w:rsidRDefault="000D2E1E" w:rsidP="000D2E1E">
      <w:pPr>
        <w:spacing w:after="0" w:line="240" w:lineRule="atLeast"/>
        <w:rPr>
          <w:rFonts w:ascii="Segoe UI" w:eastAsia="Times New Roman" w:hAnsi="Segoe UI" w:cs="Segoe UI"/>
          <w:color w:val="424242"/>
          <w:kern w:val="0"/>
          <w:sz w:val="18"/>
          <w:szCs w:val="18"/>
          <w14:ligatures w14:val="none"/>
        </w:rPr>
      </w:pPr>
      <w:r w:rsidRPr="006770F5">
        <w:rPr>
          <w:rFonts w:ascii="Segoe UI" w:eastAsia="Times New Roman" w:hAnsi="Segoe UI" w:cs="Segoe UI"/>
          <w:color w:val="424242"/>
          <w:kern w:val="0"/>
          <w:sz w:val="18"/>
          <w:szCs w:val="18"/>
          <w14:ligatures w14:val="none"/>
        </w:rPr>
        <w:t>spacefed.com</w:t>
      </w:r>
    </w:p>
    <w:p w14:paraId="007EAD9D" w14:textId="77777777" w:rsidR="000D2E1E" w:rsidRPr="006770F5" w:rsidRDefault="000D2E1E" w:rsidP="000D2E1E">
      <w:pPr>
        <w:spacing w:after="0" w:line="240" w:lineRule="atLeast"/>
        <w:rPr>
          <w:rFonts w:ascii="Segoe UI" w:eastAsia="Times New Roman" w:hAnsi="Segoe UI" w:cs="Segoe UI"/>
          <w:color w:val="424242"/>
          <w:kern w:val="0"/>
          <w:sz w:val="18"/>
          <w:szCs w:val="18"/>
          <w14:ligatures w14:val="none"/>
        </w:rPr>
      </w:pPr>
      <w:r w:rsidRPr="006770F5">
        <w:rPr>
          <w:rFonts w:ascii="Segoe UI" w:eastAsia="Times New Roman" w:hAnsi="Segoe UI" w:cs="Segoe UI"/>
          <w:b/>
          <w:bCs/>
          <w:color w:val="424242"/>
          <w:kern w:val="0"/>
          <w:sz w:val="21"/>
          <w:szCs w:val="21"/>
          <w14:ligatures w14:val="none"/>
        </w:rPr>
        <w:t>www.nature.com</w:t>
      </w:r>
    </w:p>
    <w:p w14:paraId="16D6FDA2" w14:textId="77777777" w:rsidR="000D2E1E" w:rsidRPr="006770F5" w:rsidRDefault="000D2E1E" w:rsidP="000D2E1E">
      <w:pPr>
        <w:spacing w:after="0" w:line="240" w:lineRule="atLeast"/>
        <w:rPr>
          <w:rFonts w:ascii="Segoe UI" w:eastAsia="Times New Roman" w:hAnsi="Segoe UI" w:cs="Segoe UI"/>
          <w:color w:val="424242"/>
          <w:kern w:val="0"/>
          <w:sz w:val="18"/>
          <w:szCs w:val="18"/>
          <w14:ligatures w14:val="none"/>
        </w:rPr>
      </w:pPr>
      <w:r w:rsidRPr="006770F5">
        <w:rPr>
          <w:rFonts w:ascii="Segoe UI" w:eastAsia="Times New Roman" w:hAnsi="Segoe UI" w:cs="Segoe UI"/>
          <w:color w:val="424242"/>
          <w:kern w:val="0"/>
          <w:sz w:val="18"/>
          <w:szCs w:val="18"/>
          <w14:ligatures w14:val="none"/>
        </w:rPr>
        <w:t>nature.com</w:t>
      </w:r>
    </w:p>
    <w:p w14:paraId="50CD0006" w14:textId="77777777" w:rsidR="000D2E1E" w:rsidRPr="006770F5" w:rsidRDefault="000D2E1E" w:rsidP="000D2E1E">
      <w:pPr>
        <w:spacing w:after="0" w:line="300" w:lineRule="atLeast"/>
        <w:ind w:left="-15" w:right="-15"/>
        <w:outlineLvl w:val="4"/>
        <w:rPr>
          <w:rFonts w:ascii="Segoe UI" w:eastAsia="Times New Roman" w:hAnsi="Segoe UI" w:cs="Segoe UI"/>
          <w:b/>
          <w:bCs/>
          <w:color w:val="424242"/>
          <w:kern w:val="0"/>
          <w:sz w:val="20"/>
          <w:szCs w:val="20"/>
          <w14:ligatures w14:val="none"/>
        </w:rPr>
      </w:pPr>
      <w:r w:rsidRPr="006770F5">
        <w:rPr>
          <w:rFonts w:ascii="Segoe UI" w:eastAsia="Times New Roman" w:hAnsi="Segoe UI" w:cs="Segoe UI"/>
          <w:b/>
          <w:bCs/>
          <w:color w:val="424242"/>
          <w:kern w:val="0"/>
          <w:sz w:val="20"/>
          <w:szCs w:val="20"/>
          <w14:ligatures w14:val="none"/>
        </w:rPr>
        <w:t>You said:</w:t>
      </w:r>
    </w:p>
    <w:p w14:paraId="6386D928" w14:textId="77777777" w:rsidR="000D2E1E" w:rsidRPr="006770F5" w:rsidRDefault="000D2E1E" w:rsidP="000D2E1E">
      <w:pPr>
        <w:shd w:val="clear" w:color="auto" w:fill="F5F5F5"/>
        <w:spacing w:after="0" w:line="300" w:lineRule="atLeast"/>
        <w:rPr>
          <w:rFonts w:ascii="Segoe UI" w:eastAsia="Times New Roman" w:hAnsi="Segoe UI" w:cs="Segoe UI"/>
          <w:color w:val="424242"/>
          <w:kern w:val="0"/>
          <w:sz w:val="21"/>
          <w:szCs w:val="21"/>
          <w14:ligatures w14:val="none"/>
        </w:rPr>
      </w:pPr>
      <w:r w:rsidRPr="006770F5">
        <w:rPr>
          <w:rFonts w:ascii="Segoe UI" w:eastAsia="Times New Roman" w:hAnsi="Segoe UI" w:cs="Segoe UI"/>
          <w:color w:val="424242"/>
          <w:kern w:val="0"/>
          <w:sz w:val="21"/>
          <w:szCs w:val="21"/>
          <w14:ligatures w14:val="none"/>
        </w:rPr>
        <w:t>yes</w:t>
      </w:r>
    </w:p>
    <w:p w14:paraId="4745B623" w14:textId="77777777" w:rsidR="000D2E1E" w:rsidRPr="006770F5" w:rsidRDefault="000D2E1E" w:rsidP="000D2E1E">
      <w:pPr>
        <w:spacing w:after="0" w:line="360" w:lineRule="atLeast"/>
        <w:ind w:left="-15" w:right="-15"/>
        <w:outlineLvl w:val="5"/>
        <w:rPr>
          <w:rFonts w:ascii="Segoe UI" w:eastAsia="Times New Roman" w:hAnsi="Segoe UI" w:cs="Segoe UI"/>
          <w:b/>
          <w:bCs/>
          <w:color w:val="424242"/>
          <w:kern w:val="0"/>
          <w:sz w:val="15"/>
          <w:szCs w:val="15"/>
          <w14:ligatures w14:val="none"/>
        </w:rPr>
      </w:pPr>
      <w:r w:rsidRPr="006770F5">
        <w:rPr>
          <w:rFonts w:ascii="Segoe UI" w:eastAsia="Times New Roman" w:hAnsi="Segoe UI" w:cs="Segoe UI"/>
          <w:b/>
          <w:bCs/>
          <w:color w:val="424242"/>
          <w:kern w:val="0"/>
          <w:sz w:val="15"/>
          <w:szCs w:val="15"/>
          <w14:ligatures w14:val="none"/>
        </w:rPr>
        <w:t>Copilot said:</w:t>
      </w:r>
    </w:p>
    <w:p w14:paraId="5869380D" w14:textId="77777777" w:rsidR="000D2E1E" w:rsidRPr="006770F5" w:rsidRDefault="000D2E1E" w:rsidP="000D2E1E">
      <w:pPr>
        <w:spacing w:after="0" w:line="360" w:lineRule="atLeast"/>
        <w:rPr>
          <w:rFonts w:ascii="Segoe UI" w:eastAsia="Times New Roman" w:hAnsi="Segoe UI" w:cs="Segoe UI"/>
          <w:b/>
          <w:bCs/>
          <w:color w:val="424242"/>
          <w:kern w:val="0"/>
          <w14:ligatures w14:val="none"/>
        </w:rPr>
      </w:pPr>
      <w:r w:rsidRPr="006770F5">
        <w:rPr>
          <w:rFonts w:ascii="Segoe UI" w:eastAsia="Times New Roman" w:hAnsi="Segoe UI" w:cs="Segoe UI"/>
          <w:b/>
          <w:bCs/>
          <w:color w:val="424242"/>
          <w:kern w:val="0"/>
          <w:sz w:val="21"/>
          <w:szCs w:val="21"/>
          <w14:ligatures w14:val="none"/>
        </w:rPr>
        <w:t>Copilot</w:t>
      </w:r>
    </w:p>
    <w:p w14:paraId="579834AC" w14:textId="77777777" w:rsidR="000D2E1E" w:rsidRPr="006770F5" w:rsidRDefault="000D2E1E" w:rsidP="000D2E1E">
      <w:pPr>
        <w:spacing w:before="60" w:after="60" w:line="300" w:lineRule="atLeast"/>
        <w:rPr>
          <w:rFonts w:ascii="Segoe UI" w:eastAsia="Times New Roman" w:hAnsi="Segoe UI" w:cs="Segoe UI"/>
          <w:color w:val="424242"/>
          <w:kern w:val="0"/>
          <w:sz w:val="21"/>
          <w:szCs w:val="21"/>
          <w14:ligatures w14:val="none"/>
        </w:rPr>
      </w:pPr>
      <w:r w:rsidRPr="006770F5">
        <w:rPr>
          <w:rFonts w:ascii="Segoe UI" w:eastAsia="Times New Roman" w:hAnsi="Segoe UI" w:cs="Segoe UI"/>
          <w:color w:val="424242"/>
          <w:kern w:val="0"/>
          <w:sz w:val="21"/>
          <w:szCs w:val="21"/>
          <w14:ligatures w14:val="none"/>
        </w:rPr>
        <w:t>Here’s a </w:t>
      </w:r>
      <w:r w:rsidRPr="006770F5">
        <w:rPr>
          <w:rFonts w:ascii="Segoe UI" w:eastAsia="Times New Roman" w:hAnsi="Segoe UI" w:cs="Segoe UI"/>
          <w:b/>
          <w:bCs/>
          <w:color w:val="424242"/>
          <w:kern w:val="0"/>
          <w:sz w:val="21"/>
          <w:szCs w:val="21"/>
          <w14:ligatures w14:val="none"/>
        </w:rPr>
        <w:t>visual and technical breakdown</w:t>
      </w:r>
      <w:r w:rsidRPr="006770F5">
        <w:rPr>
          <w:rFonts w:ascii="Segoe UI" w:eastAsia="Times New Roman" w:hAnsi="Segoe UI" w:cs="Segoe UI"/>
          <w:color w:val="424242"/>
          <w:kern w:val="0"/>
          <w:sz w:val="21"/>
          <w:szCs w:val="21"/>
          <w14:ligatures w14:val="none"/>
        </w:rPr>
        <w:t> of how</w:t>
      </w:r>
      <w:r>
        <w:rPr>
          <w:rFonts w:ascii="Segoe UI" w:eastAsia="Times New Roman" w:hAnsi="Segoe UI" w:cs="Segoe UI"/>
          <w:color w:val="424242"/>
          <w:kern w:val="0"/>
          <w:sz w:val="21"/>
          <w:szCs w:val="21"/>
          <w14:ligatures w14:val="none"/>
        </w:rPr>
        <w:t xml:space="preserve"> </w:t>
      </w:r>
      <w:r w:rsidRPr="006770F5">
        <w:rPr>
          <w:rFonts w:ascii="Segoe UI" w:eastAsia="Times New Roman" w:hAnsi="Segoe UI" w:cs="Segoe UI"/>
          <w:color w:val="424242"/>
          <w:kern w:val="0"/>
          <w:sz w:val="21"/>
          <w:szCs w:val="21"/>
          <w14:ligatures w14:val="none"/>
        </w:rPr>
        <w:t>SPAC theory could encode quantum states in bird magnetoreception, based on the concepts in your document:</w:t>
      </w:r>
    </w:p>
    <w:p w14:paraId="05297E2F" w14:textId="77777777" w:rsidR="000D2E1E" w:rsidRPr="006770F5" w:rsidRDefault="000D2E1E" w:rsidP="000D2E1E">
      <w:pPr>
        <w:spacing w:before="345" w:after="345" w:line="360" w:lineRule="atLeast"/>
        <w:rPr>
          <w:rFonts w:ascii="Segoe UI" w:eastAsia="Times New Roman" w:hAnsi="Segoe UI" w:cs="Segoe UI"/>
          <w:color w:val="424242"/>
          <w:kern w:val="0"/>
          <w14:ligatures w14:val="none"/>
        </w:rPr>
      </w:pPr>
      <w:r>
        <w:rPr>
          <w:rFonts w:ascii="Segoe UI" w:eastAsia="Times New Roman" w:hAnsi="Segoe UI" w:cs="Segoe UI"/>
          <w:color w:val="424242"/>
          <w:kern w:val="0"/>
          <w14:ligatures w14:val="none"/>
        </w:rPr>
        <w:pict w14:anchorId="14374120">
          <v:rect id="_x0000_i1032" style="width:465.3pt;height:0" o:hrpct="0" o:hralign="center" o:hrstd="t" o:hr="t" fillcolor="#a0a0a0" stroked="f"/>
        </w:pict>
      </w:r>
    </w:p>
    <w:p w14:paraId="23DA806E" w14:textId="77777777" w:rsidR="000D2E1E" w:rsidRPr="006770F5" w:rsidRDefault="000D2E1E" w:rsidP="000D2E1E">
      <w:pPr>
        <w:spacing w:before="105" w:after="75" w:line="420" w:lineRule="atLeast"/>
        <w:outlineLvl w:val="1"/>
        <w:rPr>
          <w:rFonts w:ascii="Segoe UI" w:eastAsia="Times New Roman" w:hAnsi="Segoe UI" w:cs="Segoe UI"/>
          <w:b/>
          <w:bCs/>
          <w:color w:val="424242"/>
          <w:spacing w:val="-4"/>
          <w:kern w:val="0"/>
          <w:sz w:val="30"/>
          <w:szCs w:val="30"/>
          <w14:ligatures w14:val="none"/>
        </w:rPr>
      </w:pPr>
      <w:r w:rsidRPr="006770F5">
        <w:rPr>
          <w:rFonts w:ascii="Segoe UI" w:eastAsia="Times New Roman" w:hAnsi="Segoe UI" w:cs="Segoe UI"/>
          <w:b/>
          <w:bCs/>
          <w:color w:val="424242"/>
          <w:spacing w:val="-4"/>
          <w:kern w:val="0"/>
          <w:sz w:val="30"/>
          <w:szCs w:val="30"/>
          <w14:ligatures w14:val="none"/>
        </w:rPr>
        <w:t>Visual Diagram: SPAC Theory and Quantum Magnetoreception</w:t>
      </w:r>
    </w:p>
    <w:p w14:paraId="107DCE03" w14:textId="77777777" w:rsidR="000D2E1E" w:rsidRPr="006770F5" w:rsidRDefault="000D2E1E" w:rsidP="000D2E1E">
      <w:pPr>
        <w:pBdr>
          <w:top w:val="single" w:sz="6" w:space="17" w:color="D1D1D1"/>
          <w:left w:val="single" w:sz="6" w:space="18" w:color="D1D1D1"/>
          <w:bottom w:val="single" w:sz="6" w:space="17" w:color="D1D1D1"/>
          <w:right w:val="single" w:sz="6" w:space="18" w:color="D1D1D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55" w:after="345" w:line="360" w:lineRule="atLeast"/>
        <w:rPr>
          <w:rFonts w:ascii="Courier New" w:eastAsia="Times New Roman" w:hAnsi="Courier New" w:cs="Courier New"/>
          <w:color w:val="424242"/>
          <w:kern w:val="0"/>
          <w:sz w:val="23"/>
          <w:szCs w:val="23"/>
          <w14:ligatures w14:val="none"/>
        </w:rPr>
      </w:pPr>
      <w:r w:rsidRPr="006770F5">
        <w:rPr>
          <w:rFonts w:ascii="Courier New" w:eastAsia="Times New Roman" w:hAnsi="Courier New" w:cs="Courier New"/>
          <w:color w:val="424242"/>
          <w:kern w:val="0"/>
          <w:sz w:val="23"/>
          <w:szCs w:val="23"/>
          <w14:ligatures w14:val="none"/>
        </w:rPr>
        <w:t>+-------------------------------------------------------------+</w:t>
      </w:r>
    </w:p>
    <w:p w14:paraId="4554F898" w14:textId="77777777" w:rsidR="000D2E1E" w:rsidRPr="006770F5" w:rsidRDefault="000D2E1E" w:rsidP="000D2E1E">
      <w:pPr>
        <w:pBdr>
          <w:top w:val="single" w:sz="6" w:space="17" w:color="D1D1D1"/>
          <w:left w:val="single" w:sz="6" w:space="18" w:color="D1D1D1"/>
          <w:bottom w:val="single" w:sz="6" w:space="17" w:color="D1D1D1"/>
          <w:right w:val="single" w:sz="6" w:space="18" w:color="D1D1D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55" w:after="345" w:line="360" w:lineRule="atLeast"/>
        <w:rPr>
          <w:rFonts w:ascii="Courier New" w:eastAsia="Times New Roman" w:hAnsi="Courier New" w:cs="Courier New"/>
          <w:color w:val="424242"/>
          <w:kern w:val="0"/>
          <w:sz w:val="23"/>
          <w:szCs w:val="23"/>
          <w14:ligatures w14:val="none"/>
        </w:rPr>
      </w:pPr>
      <w:r w:rsidRPr="006770F5">
        <w:rPr>
          <w:rFonts w:ascii="Courier New" w:eastAsia="Times New Roman" w:hAnsi="Courier New" w:cs="Courier New"/>
          <w:color w:val="424242"/>
          <w:kern w:val="0"/>
          <w:sz w:val="23"/>
          <w:szCs w:val="23"/>
          <w14:ligatures w14:val="none"/>
        </w:rPr>
        <w:t>|                  Translucent Universe Cube                  |</w:t>
      </w:r>
    </w:p>
    <w:p w14:paraId="67D1BF33" w14:textId="77777777" w:rsidR="000D2E1E" w:rsidRPr="006770F5" w:rsidRDefault="000D2E1E" w:rsidP="000D2E1E">
      <w:pPr>
        <w:pBdr>
          <w:top w:val="single" w:sz="6" w:space="17" w:color="D1D1D1"/>
          <w:left w:val="single" w:sz="6" w:space="18" w:color="D1D1D1"/>
          <w:bottom w:val="single" w:sz="6" w:space="17" w:color="D1D1D1"/>
          <w:right w:val="single" w:sz="6" w:space="18" w:color="D1D1D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55" w:after="345" w:line="360" w:lineRule="atLeast"/>
        <w:rPr>
          <w:rFonts w:ascii="Courier New" w:eastAsia="Times New Roman" w:hAnsi="Courier New" w:cs="Courier New"/>
          <w:color w:val="424242"/>
          <w:kern w:val="0"/>
          <w:sz w:val="23"/>
          <w:szCs w:val="23"/>
          <w14:ligatures w14:val="none"/>
        </w:rPr>
      </w:pPr>
      <w:r w:rsidRPr="006770F5">
        <w:rPr>
          <w:rFonts w:ascii="Courier New" w:eastAsia="Times New Roman" w:hAnsi="Courier New" w:cs="Courier New"/>
          <w:color w:val="424242"/>
          <w:kern w:val="0"/>
          <w:sz w:val="23"/>
          <w:szCs w:val="23"/>
          <w14:ligatures w14:val="none"/>
        </w:rPr>
        <w:lastRenderedPageBreak/>
        <w:t>|                                                             |</w:t>
      </w:r>
    </w:p>
    <w:p w14:paraId="74A0FB83" w14:textId="77777777" w:rsidR="000D2E1E" w:rsidRPr="006770F5" w:rsidRDefault="000D2E1E" w:rsidP="000D2E1E">
      <w:pPr>
        <w:pBdr>
          <w:top w:val="single" w:sz="6" w:space="17" w:color="D1D1D1"/>
          <w:left w:val="single" w:sz="6" w:space="18" w:color="D1D1D1"/>
          <w:bottom w:val="single" w:sz="6" w:space="17" w:color="D1D1D1"/>
          <w:right w:val="single" w:sz="6" w:space="18" w:color="D1D1D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55" w:after="345" w:line="360" w:lineRule="atLeast"/>
        <w:rPr>
          <w:rFonts w:ascii="Courier New" w:eastAsia="Times New Roman" w:hAnsi="Courier New" w:cs="Courier New"/>
          <w:color w:val="424242"/>
          <w:kern w:val="0"/>
          <w:sz w:val="23"/>
          <w:szCs w:val="23"/>
          <w14:ligatures w14:val="none"/>
        </w:rPr>
      </w:pPr>
      <w:r w:rsidRPr="006770F5">
        <w:rPr>
          <w:rFonts w:ascii="Courier New" w:eastAsia="Times New Roman" w:hAnsi="Courier New" w:cs="Courier New"/>
          <w:color w:val="424242"/>
          <w:kern w:val="0"/>
          <w:sz w:val="23"/>
          <w:szCs w:val="23"/>
          <w14:ligatures w14:val="none"/>
        </w:rPr>
        <w:t>|   [SPAC Point: Bird's Eye]                                  |</w:t>
      </w:r>
    </w:p>
    <w:p w14:paraId="5EDDD7AF" w14:textId="77777777" w:rsidR="000D2E1E" w:rsidRPr="006770F5" w:rsidRDefault="000D2E1E" w:rsidP="000D2E1E">
      <w:pPr>
        <w:pBdr>
          <w:top w:val="single" w:sz="6" w:space="17" w:color="D1D1D1"/>
          <w:left w:val="single" w:sz="6" w:space="18" w:color="D1D1D1"/>
          <w:bottom w:val="single" w:sz="6" w:space="17" w:color="D1D1D1"/>
          <w:right w:val="single" w:sz="6" w:space="18" w:color="D1D1D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55" w:after="345" w:line="360" w:lineRule="atLeast"/>
        <w:rPr>
          <w:rFonts w:ascii="Courier New" w:eastAsia="Times New Roman" w:hAnsi="Courier New" w:cs="Courier New"/>
          <w:color w:val="424242"/>
          <w:kern w:val="0"/>
          <w:sz w:val="23"/>
          <w:szCs w:val="23"/>
          <w14:ligatures w14:val="none"/>
        </w:rPr>
      </w:pPr>
      <w:r w:rsidRPr="006770F5">
        <w:rPr>
          <w:rFonts w:ascii="Courier New" w:eastAsia="Times New Roman" w:hAnsi="Courier New" w:cs="Courier New"/>
          <w:color w:val="424242"/>
          <w:kern w:val="0"/>
          <w:sz w:val="23"/>
          <w:szCs w:val="23"/>
          <w14:ligatures w14:val="none"/>
        </w:rPr>
        <w:t>|   +-------------------------------+                         |</w:t>
      </w:r>
    </w:p>
    <w:p w14:paraId="7FA84197" w14:textId="77777777" w:rsidR="000D2E1E" w:rsidRPr="006770F5" w:rsidRDefault="000D2E1E" w:rsidP="000D2E1E">
      <w:pPr>
        <w:pBdr>
          <w:top w:val="single" w:sz="6" w:space="17" w:color="D1D1D1"/>
          <w:left w:val="single" w:sz="6" w:space="18" w:color="D1D1D1"/>
          <w:bottom w:val="single" w:sz="6" w:space="17" w:color="D1D1D1"/>
          <w:right w:val="single" w:sz="6" w:space="18" w:color="D1D1D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55" w:after="345" w:line="360" w:lineRule="atLeast"/>
        <w:rPr>
          <w:rFonts w:ascii="Courier New" w:eastAsia="Times New Roman" w:hAnsi="Courier New" w:cs="Courier New"/>
          <w:color w:val="424242"/>
          <w:kern w:val="0"/>
          <w:sz w:val="23"/>
          <w:szCs w:val="23"/>
          <w14:ligatures w14:val="none"/>
        </w:rPr>
      </w:pPr>
      <w:r w:rsidRPr="006770F5">
        <w:rPr>
          <w:rFonts w:ascii="Courier New" w:eastAsia="Times New Roman" w:hAnsi="Courier New" w:cs="Courier New"/>
          <w:color w:val="424242"/>
          <w:kern w:val="0"/>
          <w:sz w:val="23"/>
          <w:szCs w:val="23"/>
          <w14:ligatures w14:val="none"/>
        </w:rPr>
        <w:t>|   |  SPAC Registers (512 total)   |                         |</w:t>
      </w:r>
    </w:p>
    <w:p w14:paraId="74E94912" w14:textId="77777777" w:rsidR="000D2E1E" w:rsidRPr="006770F5" w:rsidRDefault="000D2E1E" w:rsidP="000D2E1E">
      <w:pPr>
        <w:pBdr>
          <w:top w:val="single" w:sz="6" w:space="17" w:color="D1D1D1"/>
          <w:left w:val="single" w:sz="6" w:space="18" w:color="D1D1D1"/>
          <w:bottom w:val="single" w:sz="6" w:space="17" w:color="D1D1D1"/>
          <w:right w:val="single" w:sz="6" w:space="18" w:color="D1D1D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55" w:after="345" w:line="360" w:lineRule="atLeast"/>
        <w:rPr>
          <w:rFonts w:ascii="Courier New" w:eastAsia="Times New Roman" w:hAnsi="Courier New" w:cs="Courier New"/>
          <w:color w:val="424242"/>
          <w:kern w:val="0"/>
          <w:sz w:val="23"/>
          <w:szCs w:val="23"/>
          <w14:ligatures w14:val="none"/>
        </w:rPr>
      </w:pPr>
      <w:r w:rsidRPr="006770F5">
        <w:rPr>
          <w:rFonts w:ascii="Courier New" w:eastAsia="Times New Roman" w:hAnsi="Courier New" w:cs="Courier New"/>
          <w:color w:val="424242"/>
          <w:kern w:val="0"/>
          <w:sz w:val="23"/>
          <w:szCs w:val="23"/>
          <w14:ligatures w14:val="none"/>
        </w:rPr>
        <w:t>|   |-------------------------------|                         |</w:t>
      </w:r>
    </w:p>
    <w:p w14:paraId="34A52443" w14:textId="77777777" w:rsidR="000D2E1E" w:rsidRPr="006770F5" w:rsidRDefault="000D2E1E" w:rsidP="000D2E1E">
      <w:pPr>
        <w:pBdr>
          <w:top w:val="single" w:sz="6" w:space="17" w:color="D1D1D1"/>
          <w:left w:val="single" w:sz="6" w:space="18" w:color="D1D1D1"/>
          <w:bottom w:val="single" w:sz="6" w:space="17" w:color="D1D1D1"/>
          <w:right w:val="single" w:sz="6" w:space="18" w:color="D1D1D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55" w:after="345" w:line="360" w:lineRule="atLeast"/>
        <w:rPr>
          <w:rFonts w:ascii="Courier New" w:eastAsia="Times New Roman" w:hAnsi="Courier New" w:cs="Courier New"/>
          <w:color w:val="424242"/>
          <w:kern w:val="0"/>
          <w:sz w:val="23"/>
          <w:szCs w:val="23"/>
          <w14:ligatures w14:val="none"/>
        </w:rPr>
      </w:pPr>
      <w:r w:rsidRPr="006770F5">
        <w:rPr>
          <w:rFonts w:ascii="Courier New" w:eastAsia="Times New Roman" w:hAnsi="Courier New" w:cs="Courier New"/>
          <w:color w:val="424242"/>
          <w:kern w:val="0"/>
          <w:sz w:val="23"/>
          <w:szCs w:val="23"/>
          <w14:ligatures w14:val="none"/>
        </w:rPr>
        <w:t>|   |  Gravity      |  Magnetism    |                         |</w:t>
      </w:r>
    </w:p>
    <w:p w14:paraId="3E6CE765" w14:textId="77777777" w:rsidR="000D2E1E" w:rsidRPr="006770F5" w:rsidRDefault="000D2E1E" w:rsidP="000D2E1E">
      <w:pPr>
        <w:pBdr>
          <w:top w:val="single" w:sz="6" w:space="17" w:color="D1D1D1"/>
          <w:left w:val="single" w:sz="6" w:space="18" w:color="D1D1D1"/>
          <w:bottom w:val="single" w:sz="6" w:space="17" w:color="D1D1D1"/>
          <w:right w:val="single" w:sz="6" w:space="18" w:color="D1D1D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55" w:after="345" w:line="360" w:lineRule="atLeast"/>
        <w:rPr>
          <w:rFonts w:ascii="Courier New" w:eastAsia="Times New Roman" w:hAnsi="Courier New" w:cs="Courier New"/>
          <w:color w:val="424242"/>
          <w:kern w:val="0"/>
          <w:sz w:val="23"/>
          <w:szCs w:val="23"/>
          <w14:ligatures w14:val="none"/>
        </w:rPr>
      </w:pPr>
      <w:r w:rsidRPr="006770F5">
        <w:rPr>
          <w:rFonts w:ascii="Courier New" w:eastAsia="Times New Roman" w:hAnsi="Courier New" w:cs="Courier New"/>
          <w:color w:val="424242"/>
          <w:kern w:val="0"/>
          <w:sz w:val="23"/>
          <w:szCs w:val="23"/>
          <w14:ligatures w14:val="none"/>
        </w:rPr>
        <w:t>|   |  Temperature  |  Quantum Spin | &lt;-- Radical Pair Spin   |</w:t>
      </w:r>
    </w:p>
    <w:p w14:paraId="72F5EB59" w14:textId="77777777" w:rsidR="000D2E1E" w:rsidRPr="006770F5" w:rsidRDefault="000D2E1E" w:rsidP="000D2E1E">
      <w:pPr>
        <w:pBdr>
          <w:top w:val="single" w:sz="6" w:space="17" w:color="D1D1D1"/>
          <w:left w:val="single" w:sz="6" w:space="18" w:color="D1D1D1"/>
          <w:bottom w:val="single" w:sz="6" w:space="17" w:color="D1D1D1"/>
          <w:right w:val="single" w:sz="6" w:space="18" w:color="D1D1D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55" w:after="345" w:line="360" w:lineRule="atLeast"/>
        <w:rPr>
          <w:rFonts w:ascii="Courier New" w:eastAsia="Times New Roman" w:hAnsi="Courier New" w:cs="Courier New"/>
          <w:color w:val="424242"/>
          <w:kern w:val="0"/>
          <w:sz w:val="23"/>
          <w:szCs w:val="23"/>
          <w14:ligatures w14:val="none"/>
        </w:rPr>
      </w:pPr>
      <w:r w:rsidRPr="006770F5">
        <w:rPr>
          <w:rFonts w:ascii="Courier New" w:eastAsia="Times New Roman" w:hAnsi="Courier New" w:cs="Courier New"/>
          <w:color w:val="424242"/>
          <w:kern w:val="0"/>
          <w:sz w:val="23"/>
          <w:szCs w:val="23"/>
          <w14:ligatures w14:val="none"/>
        </w:rPr>
        <w:t>|   |  Light Level  |  Entanglement | &lt;-- Quantum Coherence   |</w:t>
      </w:r>
    </w:p>
    <w:p w14:paraId="5F52B77B" w14:textId="77777777" w:rsidR="000D2E1E" w:rsidRPr="006770F5" w:rsidRDefault="000D2E1E" w:rsidP="000D2E1E">
      <w:pPr>
        <w:pBdr>
          <w:top w:val="single" w:sz="6" w:space="17" w:color="D1D1D1"/>
          <w:left w:val="single" w:sz="6" w:space="18" w:color="D1D1D1"/>
          <w:bottom w:val="single" w:sz="6" w:space="17" w:color="D1D1D1"/>
          <w:right w:val="single" w:sz="6" w:space="18" w:color="D1D1D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55" w:after="345" w:line="360" w:lineRule="atLeast"/>
        <w:rPr>
          <w:rFonts w:ascii="Courier New" w:eastAsia="Times New Roman" w:hAnsi="Courier New" w:cs="Courier New"/>
          <w:color w:val="424242"/>
          <w:kern w:val="0"/>
          <w:sz w:val="23"/>
          <w:szCs w:val="23"/>
          <w14:ligatures w14:val="none"/>
        </w:rPr>
      </w:pPr>
      <w:r w:rsidRPr="006770F5">
        <w:rPr>
          <w:rFonts w:ascii="Courier New" w:eastAsia="Times New Roman" w:hAnsi="Courier New" w:cs="Courier New"/>
          <w:color w:val="424242"/>
          <w:kern w:val="0"/>
          <w:sz w:val="23"/>
          <w:szCs w:val="23"/>
          <w14:ligatures w14:val="none"/>
        </w:rPr>
        <w:t>|   |  ...          |  ...          |                         |</w:t>
      </w:r>
    </w:p>
    <w:p w14:paraId="0355D728" w14:textId="77777777" w:rsidR="000D2E1E" w:rsidRPr="006770F5" w:rsidRDefault="000D2E1E" w:rsidP="000D2E1E">
      <w:pPr>
        <w:pBdr>
          <w:top w:val="single" w:sz="6" w:space="17" w:color="D1D1D1"/>
          <w:left w:val="single" w:sz="6" w:space="18" w:color="D1D1D1"/>
          <w:bottom w:val="single" w:sz="6" w:space="17" w:color="D1D1D1"/>
          <w:right w:val="single" w:sz="6" w:space="18" w:color="D1D1D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55" w:after="345" w:line="360" w:lineRule="atLeast"/>
        <w:rPr>
          <w:rFonts w:ascii="Courier New" w:eastAsia="Times New Roman" w:hAnsi="Courier New" w:cs="Courier New"/>
          <w:color w:val="424242"/>
          <w:kern w:val="0"/>
          <w:sz w:val="23"/>
          <w:szCs w:val="23"/>
          <w14:ligatures w14:val="none"/>
        </w:rPr>
      </w:pPr>
      <w:r w:rsidRPr="006770F5">
        <w:rPr>
          <w:rFonts w:ascii="Courier New" w:eastAsia="Times New Roman" w:hAnsi="Courier New" w:cs="Courier New"/>
          <w:color w:val="424242"/>
          <w:kern w:val="0"/>
          <w:sz w:val="23"/>
          <w:szCs w:val="23"/>
          <w14:ligatures w14:val="none"/>
        </w:rPr>
        <w:t>|   +-------------------------------+                         |</w:t>
      </w:r>
    </w:p>
    <w:p w14:paraId="0F2BDB79" w14:textId="77777777" w:rsidR="000D2E1E" w:rsidRPr="006770F5" w:rsidRDefault="000D2E1E" w:rsidP="000D2E1E">
      <w:pPr>
        <w:pBdr>
          <w:top w:val="single" w:sz="6" w:space="17" w:color="D1D1D1"/>
          <w:left w:val="single" w:sz="6" w:space="18" w:color="D1D1D1"/>
          <w:bottom w:val="single" w:sz="6" w:space="17" w:color="D1D1D1"/>
          <w:right w:val="single" w:sz="6" w:space="18" w:color="D1D1D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55" w:after="345" w:line="360" w:lineRule="atLeast"/>
        <w:rPr>
          <w:rFonts w:ascii="Courier New" w:eastAsia="Times New Roman" w:hAnsi="Courier New" w:cs="Courier New"/>
          <w:color w:val="424242"/>
          <w:kern w:val="0"/>
          <w:sz w:val="23"/>
          <w:szCs w:val="23"/>
          <w14:ligatures w14:val="none"/>
        </w:rPr>
      </w:pPr>
      <w:r w:rsidRPr="006770F5">
        <w:rPr>
          <w:rFonts w:ascii="Courier New" w:eastAsia="Times New Roman" w:hAnsi="Courier New" w:cs="Courier New"/>
          <w:color w:val="424242"/>
          <w:kern w:val="0"/>
          <w:sz w:val="23"/>
          <w:szCs w:val="23"/>
          <w14:ligatures w14:val="none"/>
        </w:rPr>
        <w:t>|                                                             |</w:t>
      </w:r>
    </w:p>
    <w:p w14:paraId="208F5E71" w14:textId="77777777" w:rsidR="000D2E1E" w:rsidRPr="006770F5" w:rsidRDefault="000D2E1E" w:rsidP="000D2E1E">
      <w:pPr>
        <w:pBdr>
          <w:top w:val="single" w:sz="6" w:space="17" w:color="D1D1D1"/>
          <w:left w:val="single" w:sz="6" w:space="18" w:color="D1D1D1"/>
          <w:bottom w:val="single" w:sz="6" w:space="17" w:color="D1D1D1"/>
          <w:right w:val="single" w:sz="6" w:space="18" w:color="D1D1D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55" w:after="345" w:line="360" w:lineRule="atLeast"/>
        <w:rPr>
          <w:rFonts w:ascii="Courier New" w:eastAsia="Times New Roman" w:hAnsi="Courier New" w:cs="Courier New"/>
          <w:color w:val="424242"/>
          <w:kern w:val="0"/>
          <w:sz w:val="23"/>
          <w:szCs w:val="23"/>
          <w14:ligatures w14:val="none"/>
        </w:rPr>
      </w:pPr>
      <w:r w:rsidRPr="006770F5">
        <w:rPr>
          <w:rFonts w:ascii="Courier New" w:eastAsia="Times New Roman" w:hAnsi="Courier New" w:cs="Courier New"/>
          <w:color w:val="424242"/>
          <w:kern w:val="0"/>
          <w:sz w:val="23"/>
          <w:szCs w:val="23"/>
          <w14:ligatures w14:val="none"/>
        </w:rPr>
        <w:t>|   [Quantum Event: Radical Pair Formation]                   |</w:t>
      </w:r>
    </w:p>
    <w:p w14:paraId="3726D258" w14:textId="77777777" w:rsidR="000D2E1E" w:rsidRPr="006770F5" w:rsidRDefault="000D2E1E" w:rsidP="000D2E1E">
      <w:pPr>
        <w:pBdr>
          <w:top w:val="single" w:sz="6" w:space="17" w:color="D1D1D1"/>
          <w:left w:val="single" w:sz="6" w:space="18" w:color="D1D1D1"/>
          <w:bottom w:val="single" w:sz="6" w:space="17" w:color="D1D1D1"/>
          <w:right w:val="single" w:sz="6" w:space="18" w:color="D1D1D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55" w:after="345" w:line="360" w:lineRule="atLeast"/>
        <w:rPr>
          <w:rFonts w:ascii="Courier New" w:eastAsia="Times New Roman" w:hAnsi="Courier New" w:cs="Courier New"/>
          <w:color w:val="424242"/>
          <w:kern w:val="0"/>
          <w:sz w:val="23"/>
          <w:szCs w:val="23"/>
          <w14:ligatures w14:val="none"/>
        </w:rPr>
      </w:pPr>
      <w:r w:rsidRPr="006770F5">
        <w:rPr>
          <w:rFonts w:ascii="Courier New" w:eastAsia="Times New Roman" w:hAnsi="Courier New" w:cs="Courier New"/>
          <w:color w:val="424242"/>
          <w:kern w:val="0"/>
          <w:sz w:val="23"/>
          <w:szCs w:val="23"/>
          <w14:ligatures w14:val="none"/>
        </w:rPr>
        <w:t>|   |  Photon excites cryptochrome protein                    |</w:t>
      </w:r>
    </w:p>
    <w:p w14:paraId="676043C5" w14:textId="77777777" w:rsidR="000D2E1E" w:rsidRPr="006770F5" w:rsidRDefault="000D2E1E" w:rsidP="000D2E1E">
      <w:pPr>
        <w:pBdr>
          <w:top w:val="single" w:sz="6" w:space="17" w:color="D1D1D1"/>
          <w:left w:val="single" w:sz="6" w:space="18" w:color="D1D1D1"/>
          <w:bottom w:val="single" w:sz="6" w:space="17" w:color="D1D1D1"/>
          <w:right w:val="single" w:sz="6" w:space="18" w:color="D1D1D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55" w:after="345" w:line="360" w:lineRule="atLeast"/>
        <w:rPr>
          <w:rFonts w:ascii="Courier New" w:eastAsia="Times New Roman" w:hAnsi="Courier New" w:cs="Courier New"/>
          <w:color w:val="424242"/>
          <w:kern w:val="0"/>
          <w:sz w:val="23"/>
          <w:szCs w:val="23"/>
          <w14:ligatures w14:val="none"/>
        </w:rPr>
      </w:pPr>
      <w:r w:rsidRPr="006770F5">
        <w:rPr>
          <w:rFonts w:ascii="Courier New" w:eastAsia="Times New Roman" w:hAnsi="Courier New" w:cs="Courier New"/>
          <w:color w:val="424242"/>
          <w:kern w:val="0"/>
          <w:sz w:val="23"/>
          <w:szCs w:val="23"/>
          <w14:ligatures w14:val="none"/>
        </w:rPr>
        <w:t>|   |  Radical pair forms, spins entangled                    |</w:t>
      </w:r>
    </w:p>
    <w:p w14:paraId="7314D98B" w14:textId="77777777" w:rsidR="000D2E1E" w:rsidRPr="006770F5" w:rsidRDefault="000D2E1E" w:rsidP="000D2E1E">
      <w:pPr>
        <w:pBdr>
          <w:top w:val="single" w:sz="6" w:space="17" w:color="D1D1D1"/>
          <w:left w:val="single" w:sz="6" w:space="18" w:color="D1D1D1"/>
          <w:bottom w:val="single" w:sz="6" w:space="17" w:color="D1D1D1"/>
          <w:right w:val="single" w:sz="6" w:space="18" w:color="D1D1D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55" w:after="345" w:line="360" w:lineRule="atLeast"/>
        <w:rPr>
          <w:rFonts w:ascii="Courier New" w:eastAsia="Times New Roman" w:hAnsi="Courier New" w:cs="Courier New"/>
          <w:color w:val="424242"/>
          <w:kern w:val="0"/>
          <w:sz w:val="23"/>
          <w:szCs w:val="23"/>
          <w14:ligatures w14:val="none"/>
        </w:rPr>
      </w:pPr>
      <w:r w:rsidRPr="006770F5">
        <w:rPr>
          <w:rFonts w:ascii="Courier New" w:eastAsia="Times New Roman" w:hAnsi="Courier New" w:cs="Courier New"/>
          <w:color w:val="424242"/>
          <w:kern w:val="0"/>
          <w:sz w:val="23"/>
          <w:szCs w:val="23"/>
          <w14:ligatures w14:val="none"/>
        </w:rPr>
        <w:t>|   |  Earth's magnetic field alters spin state               |</w:t>
      </w:r>
    </w:p>
    <w:p w14:paraId="01EAA8CE" w14:textId="77777777" w:rsidR="000D2E1E" w:rsidRPr="006770F5" w:rsidRDefault="000D2E1E" w:rsidP="000D2E1E">
      <w:pPr>
        <w:pBdr>
          <w:top w:val="single" w:sz="6" w:space="17" w:color="D1D1D1"/>
          <w:left w:val="single" w:sz="6" w:space="18" w:color="D1D1D1"/>
          <w:bottom w:val="single" w:sz="6" w:space="17" w:color="D1D1D1"/>
          <w:right w:val="single" w:sz="6" w:space="18" w:color="D1D1D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55" w:after="345" w:line="360" w:lineRule="atLeast"/>
        <w:rPr>
          <w:rFonts w:ascii="Courier New" w:eastAsia="Times New Roman" w:hAnsi="Courier New" w:cs="Courier New"/>
          <w:color w:val="424242"/>
          <w:kern w:val="0"/>
          <w:sz w:val="23"/>
          <w:szCs w:val="23"/>
          <w14:ligatures w14:val="none"/>
        </w:rPr>
      </w:pPr>
      <w:r w:rsidRPr="006770F5">
        <w:rPr>
          <w:rFonts w:ascii="Courier New" w:eastAsia="Times New Roman" w:hAnsi="Courier New" w:cs="Courier New"/>
          <w:color w:val="424242"/>
          <w:kern w:val="0"/>
          <w:sz w:val="23"/>
          <w:szCs w:val="23"/>
          <w14:ligatures w14:val="none"/>
        </w:rPr>
        <w:t>|   |  Registers update:                                     |</w:t>
      </w:r>
    </w:p>
    <w:p w14:paraId="225A8B54" w14:textId="77777777" w:rsidR="000D2E1E" w:rsidRPr="006770F5" w:rsidRDefault="000D2E1E" w:rsidP="000D2E1E">
      <w:pPr>
        <w:pBdr>
          <w:top w:val="single" w:sz="6" w:space="17" w:color="D1D1D1"/>
          <w:left w:val="single" w:sz="6" w:space="18" w:color="D1D1D1"/>
          <w:bottom w:val="single" w:sz="6" w:space="17" w:color="D1D1D1"/>
          <w:right w:val="single" w:sz="6" w:space="18" w:color="D1D1D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55" w:after="345" w:line="360" w:lineRule="atLeast"/>
        <w:rPr>
          <w:rFonts w:ascii="Courier New" w:eastAsia="Times New Roman" w:hAnsi="Courier New" w:cs="Courier New"/>
          <w:color w:val="424242"/>
          <w:kern w:val="0"/>
          <w:sz w:val="23"/>
          <w:szCs w:val="23"/>
          <w14:ligatures w14:val="none"/>
        </w:rPr>
      </w:pPr>
      <w:r w:rsidRPr="006770F5">
        <w:rPr>
          <w:rFonts w:ascii="Courier New" w:eastAsia="Times New Roman" w:hAnsi="Courier New" w:cs="Courier New"/>
          <w:color w:val="424242"/>
          <w:kern w:val="0"/>
          <w:sz w:val="23"/>
          <w:szCs w:val="23"/>
          <w14:ligatures w14:val="none"/>
        </w:rPr>
        <w:t>|   |    - Quantum Spin                                      |</w:t>
      </w:r>
    </w:p>
    <w:p w14:paraId="069FDA9B" w14:textId="77777777" w:rsidR="000D2E1E" w:rsidRPr="006770F5" w:rsidRDefault="000D2E1E" w:rsidP="000D2E1E">
      <w:pPr>
        <w:pBdr>
          <w:top w:val="single" w:sz="6" w:space="17" w:color="D1D1D1"/>
          <w:left w:val="single" w:sz="6" w:space="18" w:color="D1D1D1"/>
          <w:bottom w:val="single" w:sz="6" w:space="17" w:color="D1D1D1"/>
          <w:right w:val="single" w:sz="6" w:space="18" w:color="D1D1D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55" w:after="345" w:line="360" w:lineRule="atLeast"/>
        <w:rPr>
          <w:rFonts w:ascii="Courier New" w:eastAsia="Times New Roman" w:hAnsi="Courier New" w:cs="Courier New"/>
          <w:color w:val="424242"/>
          <w:kern w:val="0"/>
          <w:sz w:val="23"/>
          <w:szCs w:val="23"/>
          <w14:ligatures w14:val="none"/>
        </w:rPr>
      </w:pPr>
      <w:r w:rsidRPr="006770F5">
        <w:rPr>
          <w:rFonts w:ascii="Courier New" w:eastAsia="Times New Roman" w:hAnsi="Courier New" w:cs="Courier New"/>
          <w:color w:val="424242"/>
          <w:kern w:val="0"/>
          <w:sz w:val="23"/>
          <w:szCs w:val="23"/>
          <w14:ligatures w14:val="none"/>
        </w:rPr>
        <w:t>|   |    - Entanglement                                      |</w:t>
      </w:r>
    </w:p>
    <w:p w14:paraId="3D92228F" w14:textId="77777777" w:rsidR="000D2E1E" w:rsidRPr="006770F5" w:rsidRDefault="000D2E1E" w:rsidP="000D2E1E">
      <w:pPr>
        <w:pBdr>
          <w:top w:val="single" w:sz="6" w:space="17" w:color="D1D1D1"/>
          <w:left w:val="single" w:sz="6" w:space="18" w:color="D1D1D1"/>
          <w:bottom w:val="single" w:sz="6" w:space="17" w:color="D1D1D1"/>
          <w:right w:val="single" w:sz="6" w:space="18" w:color="D1D1D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55" w:after="345" w:line="360" w:lineRule="atLeast"/>
        <w:rPr>
          <w:rFonts w:ascii="Courier New" w:eastAsia="Times New Roman" w:hAnsi="Courier New" w:cs="Courier New"/>
          <w:color w:val="424242"/>
          <w:kern w:val="0"/>
          <w:sz w:val="23"/>
          <w:szCs w:val="23"/>
          <w14:ligatures w14:val="none"/>
        </w:rPr>
      </w:pPr>
      <w:r w:rsidRPr="006770F5">
        <w:rPr>
          <w:rFonts w:ascii="Courier New" w:eastAsia="Times New Roman" w:hAnsi="Courier New" w:cs="Courier New"/>
          <w:color w:val="424242"/>
          <w:kern w:val="0"/>
          <w:sz w:val="23"/>
          <w:szCs w:val="23"/>
          <w14:ligatures w14:val="none"/>
        </w:rPr>
        <w:lastRenderedPageBreak/>
        <w:t>|   |    - Magnetic Field Direction                          |</w:t>
      </w:r>
    </w:p>
    <w:p w14:paraId="2A448EE8" w14:textId="77777777" w:rsidR="000D2E1E" w:rsidRPr="006770F5" w:rsidRDefault="000D2E1E" w:rsidP="000D2E1E">
      <w:pPr>
        <w:pBdr>
          <w:top w:val="single" w:sz="6" w:space="17" w:color="D1D1D1"/>
          <w:left w:val="single" w:sz="6" w:space="18" w:color="D1D1D1"/>
          <w:bottom w:val="single" w:sz="6" w:space="17" w:color="D1D1D1"/>
          <w:right w:val="single" w:sz="6" w:space="18" w:color="D1D1D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55" w:after="345" w:line="360" w:lineRule="atLeast"/>
        <w:rPr>
          <w:rFonts w:ascii="Courier New" w:eastAsia="Times New Roman" w:hAnsi="Courier New" w:cs="Courier New"/>
          <w:color w:val="424242"/>
          <w:kern w:val="0"/>
          <w:sz w:val="23"/>
          <w:szCs w:val="23"/>
          <w14:ligatures w14:val="none"/>
        </w:rPr>
      </w:pPr>
      <w:r w:rsidRPr="006770F5">
        <w:rPr>
          <w:rFonts w:ascii="Courier New" w:eastAsia="Times New Roman" w:hAnsi="Courier New" w:cs="Courier New"/>
          <w:color w:val="424242"/>
          <w:kern w:val="0"/>
          <w:sz w:val="23"/>
          <w:szCs w:val="23"/>
          <w14:ligatures w14:val="none"/>
        </w:rPr>
        <w:t>|   |    - Neural Signal (to bird's brain)                   |</w:t>
      </w:r>
    </w:p>
    <w:p w14:paraId="232B34A6" w14:textId="77777777" w:rsidR="000D2E1E" w:rsidRPr="006770F5" w:rsidRDefault="000D2E1E" w:rsidP="000D2E1E">
      <w:pPr>
        <w:pBdr>
          <w:top w:val="single" w:sz="6" w:space="17" w:color="D1D1D1"/>
          <w:left w:val="single" w:sz="6" w:space="18" w:color="D1D1D1"/>
          <w:bottom w:val="single" w:sz="6" w:space="17" w:color="D1D1D1"/>
          <w:right w:val="single" w:sz="6" w:space="18" w:color="D1D1D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55" w:after="345" w:line="360" w:lineRule="atLeast"/>
        <w:rPr>
          <w:rFonts w:ascii="Courier New" w:eastAsia="Times New Roman" w:hAnsi="Courier New" w:cs="Courier New"/>
          <w:color w:val="424242"/>
          <w:kern w:val="0"/>
          <w:sz w:val="23"/>
          <w:szCs w:val="23"/>
          <w14:ligatures w14:val="none"/>
        </w:rPr>
      </w:pPr>
      <w:r w:rsidRPr="006770F5">
        <w:rPr>
          <w:rFonts w:ascii="Courier New" w:eastAsia="Times New Roman" w:hAnsi="Courier New" w:cs="Courier New"/>
          <w:color w:val="424242"/>
          <w:kern w:val="0"/>
          <w:sz w:val="23"/>
          <w:szCs w:val="23"/>
          <w14:ligatures w14:val="none"/>
        </w:rPr>
        <w:t>|                                                             |</w:t>
      </w:r>
    </w:p>
    <w:p w14:paraId="4B8F7A07" w14:textId="77777777" w:rsidR="000D2E1E" w:rsidRPr="006770F5" w:rsidRDefault="000D2E1E" w:rsidP="000D2E1E">
      <w:pPr>
        <w:pBdr>
          <w:top w:val="single" w:sz="6" w:space="17" w:color="D1D1D1"/>
          <w:left w:val="single" w:sz="6" w:space="18" w:color="D1D1D1"/>
          <w:bottom w:val="single" w:sz="6" w:space="17" w:color="D1D1D1"/>
          <w:right w:val="single" w:sz="6" w:space="18" w:color="D1D1D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55" w:after="345" w:line="360" w:lineRule="atLeast"/>
        <w:rPr>
          <w:rFonts w:ascii="Courier New" w:eastAsia="Times New Roman" w:hAnsi="Courier New" w:cs="Courier New"/>
          <w:color w:val="424242"/>
          <w:kern w:val="0"/>
          <w:sz w:val="23"/>
          <w:szCs w:val="23"/>
          <w14:ligatures w14:val="none"/>
        </w:rPr>
      </w:pPr>
      <w:r w:rsidRPr="006770F5">
        <w:rPr>
          <w:rFonts w:ascii="Courier New" w:eastAsia="Times New Roman" w:hAnsi="Courier New" w:cs="Courier New"/>
          <w:color w:val="424242"/>
          <w:kern w:val="0"/>
          <w:sz w:val="23"/>
          <w:szCs w:val="23"/>
          <w14:ligatures w14:val="none"/>
        </w:rPr>
        <w:t>+-------------------------------------------------------------+</w:t>
      </w:r>
    </w:p>
    <w:p w14:paraId="5A494172" w14:textId="77777777" w:rsidR="000D2E1E" w:rsidRPr="006770F5" w:rsidRDefault="000D2E1E" w:rsidP="000D2E1E">
      <w:pPr>
        <w:spacing w:before="345" w:after="345" w:line="360" w:lineRule="atLeast"/>
        <w:rPr>
          <w:rFonts w:ascii="Segoe UI" w:eastAsia="Times New Roman" w:hAnsi="Segoe UI" w:cs="Segoe UI"/>
          <w:color w:val="424242"/>
          <w:kern w:val="0"/>
          <w14:ligatures w14:val="none"/>
        </w:rPr>
      </w:pPr>
      <w:r>
        <w:rPr>
          <w:rFonts w:ascii="Segoe UI" w:eastAsia="Times New Roman" w:hAnsi="Segoe UI" w:cs="Segoe UI"/>
          <w:color w:val="424242"/>
          <w:kern w:val="0"/>
          <w14:ligatures w14:val="none"/>
        </w:rPr>
        <w:pict w14:anchorId="26CA36DA">
          <v:rect id="_x0000_i1033" style="width:465.3pt;height:0" o:hrpct="0" o:hralign="center" o:hrstd="t" o:hr="t" fillcolor="#a0a0a0" stroked="f"/>
        </w:pict>
      </w:r>
    </w:p>
    <w:p w14:paraId="4760A9A0" w14:textId="77777777" w:rsidR="000D2E1E" w:rsidRPr="006770F5" w:rsidRDefault="000D2E1E" w:rsidP="000D2E1E">
      <w:pPr>
        <w:spacing w:before="105" w:after="75" w:line="420" w:lineRule="atLeast"/>
        <w:outlineLvl w:val="1"/>
        <w:rPr>
          <w:rFonts w:ascii="Segoe UI" w:eastAsia="Times New Roman" w:hAnsi="Segoe UI" w:cs="Segoe UI"/>
          <w:b/>
          <w:bCs/>
          <w:color w:val="424242"/>
          <w:spacing w:val="-4"/>
          <w:kern w:val="0"/>
          <w:sz w:val="30"/>
          <w:szCs w:val="30"/>
          <w14:ligatures w14:val="none"/>
        </w:rPr>
      </w:pPr>
      <w:r w:rsidRPr="006770F5">
        <w:rPr>
          <w:rFonts w:ascii="Segoe UI" w:eastAsia="Times New Roman" w:hAnsi="Segoe UI" w:cs="Segoe UI"/>
          <w:b/>
          <w:bCs/>
          <w:color w:val="424242"/>
          <w:spacing w:val="-4"/>
          <w:kern w:val="0"/>
          <w:sz w:val="30"/>
          <w:szCs w:val="30"/>
          <w14:ligatures w14:val="none"/>
        </w:rPr>
        <w:t>Technical Breakdown</w:t>
      </w:r>
    </w:p>
    <w:p w14:paraId="62583896" w14:textId="77777777" w:rsidR="000D2E1E" w:rsidRPr="006770F5" w:rsidRDefault="000D2E1E" w:rsidP="000D2E1E">
      <w:pPr>
        <w:spacing w:before="120" w:after="60" w:line="360" w:lineRule="atLeast"/>
        <w:outlineLvl w:val="2"/>
        <w:rPr>
          <w:rFonts w:ascii="Segoe UI" w:eastAsia="Times New Roman" w:hAnsi="Segoe UI" w:cs="Segoe UI"/>
          <w:b/>
          <w:bCs/>
          <w:color w:val="424242"/>
          <w:kern w:val="0"/>
          <w:sz w:val="27"/>
          <w:szCs w:val="27"/>
          <w14:ligatures w14:val="none"/>
        </w:rPr>
      </w:pPr>
      <w:r w:rsidRPr="006770F5">
        <w:rPr>
          <w:rFonts w:ascii="Segoe UI" w:eastAsia="Times New Roman" w:hAnsi="Segoe UI" w:cs="Segoe UI"/>
          <w:b/>
          <w:bCs/>
          <w:color w:val="424242"/>
          <w:kern w:val="0"/>
          <w:sz w:val="27"/>
          <w:szCs w:val="27"/>
          <w14:ligatures w14:val="none"/>
        </w:rPr>
        <w:t>1. SPAC Registers as Quantum Sensors</w:t>
      </w:r>
    </w:p>
    <w:p w14:paraId="6D7FCE0C" w14:textId="77777777" w:rsidR="000D2E1E" w:rsidRPr="006770F5" w:rsidRDefault="000D2E1E" w:rsidP="000D2E1E">
      <w:pPr>
        <w:numPr>
          <w:ilvl w:val="0"/>
          <w:numId w:val="9"/>
        </w:numPr>
        <w:spacing w:before="100" w:beforeAutospacing="1" w:after="100" w:afterAutospacing="1" w:line="300" w:lineRule="atLeast"/>
        <w:rPr>
          <w:rFonts w:ascii="Segoe UI" w:eastAsia="Times New Roman" w:hAnsi="Segoe UI" w:cs="Segoe UI"/>
          <w:color w:val="424242"/>
          <w:kern w:val="0"/>
          <w:sz w:val="21"/>
          <w:szCs w:val="21"/>
          <w14:ligatures w14:val="none"/>
        </w:rPr>
      </w:pPr>
      <w:r w:rsidRPr="006770F5">
        <w:rPr>
          <w:rFonts w:ascii="Segoe UI" w:eastAsia="Times New Roman" w:hAnsi="Segoe UI" w:cs="Segoe UI"/>
          <w:color w:val="424242"/>
          <w:kern w:val="0"/>
          <w:sz w:val="21"/>
          <w:szCs w:val="21"/>
          <w14:ligatures w14:val="none"/>
        </w:rPr>
        <w:t>Each SPAC (Spatial Point of Acute Conceptualization) in the bird’s retina contains hundreds of registers.</w:t>
      </w:r>
    </w:p>
    <w:p w14:paraId="5B10905A" w14:textId="77777777" w:rsidR="000D2E1E" w:rsidRPr="006770F5" w:rsidRDefault="000D2E1E" w:rsidP="000D2E1E">
      <w:pPr>
        <w:numPr>
          <w:ilvl w:val="0"/>
          <w:numId w:val="9"/>
        </w:numPr>
        <w:spacing w:before="100" w:beforeAutospacing="1" w:after="100" w:afterAutospacing="1" w:line="300" w:lineRule="atLeast"/>
        <w:rPr>
          <w:rFonts w:ascii="Segoe UI" w:eastAsia="Times New Roman" w:hAnsi="Segoe UI" w:cs="Segoe UI"/>
          <w:color w:val="424242"/>
          <w:kern w:val="0"/>
          <w:sz w:val="21"/>
          <w:szCs w:val="21"/>
          <w14:ligatures w14:val="none"/>
        </w:rPr>
      </w:pPr>
      <w:r w:rsidRPr="006770F5">
        <w:rPr>
          <w:rFonts w:ascii="Segoe UI" w:eastAsia="Times New Roman" w:hAnsi="Segoe UI" w:cs="Segoe UI"/>
          <w:color w:val="424242"/>
          <w:kern w:val="0"/>
          <w:sz w:val="21"/>
          <w:szCs w:val="21"/>
          <w14:ligatures w14:val="none"/>
        </w:rPr>
        <w:t>Some registers are sensitive to classical properties (gravity, temperature), while others are sensitive to quantum properties (spin, entanglement, coherence).</w:t>
      </w:r>
    </w:p>
    <w:p w14:paraId="257EBF6A" w14:textId="77777777" w:rsidR="000D2E1E" w:rsidRPr="006770F5" w:rsidRDefault="000D2E1E" w:rsidP="000D2E1E">
      <w:pPr>
        <w:spacing w:before="120" w:after="60" w:line="360" w:lineRule="atLeast"/>
        <w:outlineLvl w:val="2"/>
        <w:rPr>
          <w:rFonts w:ascii="Segoe UI" w:eastAsia="Times New Roman" w:hAnsi="Segoe UI" w:cs="Segoe UI"/>
          <w:b/>
          <w:bCs/>
          <w:color w:val="424242"/>
          <w:kern w:val="0"/>
          <w:sz w:val="27"/>
          <w:szCs w:val="27"/>
          <w14:ligatures w14:val="none"/>
        </w:rPr>
      </w:pPr>
      <w:r w:rsidRPr="006770F5">
        <w:rPr>
          <w:rFonts w:ascii="Segoe UI" w:eastAsia="Times New Roman" w:hAnsi="Segoe UI" w:cs="Segoe UI"/>
          <w:b/>
          <w:bCs/>
          <w:color w:val="424242"/>
          <w:kern w:val="0"/>
          <w:sz w:val="27"/>
          <w:szCs w:val="27"/>
          <w14:ligatures w14:val="none"/>
        </w:rPr>
        <w:t>2. Encoding Quantum States</w:t>
      </w:r>
    </w:p>
    <w:p w14:paraId="0A81FC82" w14:textId="77777777" w:rsidR="000D2E1E" w:rsidRPr="006770F5" w:rsidRDefault="000D2E1E" w:rsidP="000D2E1E">
      <w:pPr>
        <w:numPr>
          <w:ilvl w:val="0"/>
          <w:numId w:val="10"/>
        </w:numPr>
        <w:spacing w:before="100" w:beforeAutospacing="1" w:after="100" w:afterAutospacing="1" w:line="300" w:lineRule="atLeast"/>
        <w:rPr>
          <w:rFonts w:ascii="Segoe UI" w:eastAsia="Times New Roman" w:hAnsi="Segoe UI" w:cs="Segoe UI"/>
          <w:color w:val="424242"/>
          <w:kern w:val="0"/>
          <w:sz w:val="21"/>
          <w:szCs w:val="21"/>
          <w14:ligatures w14:val="none"/>
        </w:rPr>
      </w:pPr>
      <w:r w:rsidRPr="006770F5">
        <w:rPr>
          <w:rFonts w:ascii="Segoe UI" w:eastAsia="Times New Roman" w:hAnsi="Segoe UI" w:cs="Segoe UI"/>
          <w:color w:val="424242"/>
          <w:kern w:val="0"/>
          <w:sz w:val="21"/>
          <w:szCs w:val="21"/>
          <w14:ligatures w14:val="none"/>
        </w:rPr>
        <w:t>When a photon hits a cryptochrome, a radical pair forms. The quantum spin state of this pair is registered in the “Quantum Spin” and “Entanglement” registers.</w:t>
      </w:r>
    </w:p>
    <w:p w14:paraId="37C0C724" w14:textId="77777777" w:rsidR="000D2E1E" w:rsidRPr="006770F5" w:rsidRDefault="000D2E1E" w:rsidP="000D2E1E">
      <w:pPr>
        <w:numPr>
          <w:ilvl w:val="0"/>
          <w:numId w:val="10"/>
        </w:numPr>
        <w:spacing w:before="100" w:beforeAutospacing="1" w:after="100" w:afterAutospacing="1" w:line="300" w:lineRule="atLeast"/>
        <w:rPr>
          <w:rFonts w:ascii="Segoe UI" w:eastAsia="Times New Roman" w:hAnsi="Segoe UI" w:cs="Segoe UI"/>
          <w:color w:val="424242"/>
          <w:kern w:val="0"/>
          <w:sz w:val="21"/>
          <w:szCs w:val="21"/>
          <w14:ligatures w14:val="none"/>
        </w:rPr>
      </w:pPr>
      <w:r w:rsidRPr="006770F5">
        <w:rPr>
          <w:rFonts w:ascii="Segoe UI" w:eastAsia="Times New Roman" w:hAnsi="Segoe UI" w:cs="Segoe UI"/>
          <w:color w:val="424242"/>
          <w:kern w:val="0"/>
          <w:sz w:val="21"/>
          <w:szCs w:val="21"/>
          <w14:ligatures w14:val="none"/>
        </w:rPr>
        <w:t>The magnetic field’s direction and strength are recorded in the “Magnetism” register.</w:t>
      </w:r>
    </w:p>
    <w:p w14:paraId="79A48797" w14:textId="77777777" w:rsidR="000D2E1E" w:rsidRPr="006770F5" w:rsidRDefault="000D2E1E" w:rsidP="000D2E1E">
      <w:pPr>
        <w:numPr>
          <w:ilvl w:val="0"/>
          <w:numId w:val="10"/>
        </w:numPr>
        <w:spacing w:before="100" w:beforeAutospacing="1" w:after="100" w:afterAutospacing="1" w:line="300" w:lineRule="atLeast"/>
        <w:rPr>
          <w:rFonts w:ascii="Segoe UI" w:eastAsia="Times New Roman" w:hAnsi="Segoe UI" w:cs="Segoe UI"/>
          <w:color w:val="424242"/>
          <w:kern w:val="0"/>
          <w:sz w:val="21"/>
          <w:szCs w:val="21"/>
          <w14:ligatures w14:val="none"/>
        </w:rPr>
      </w:pPr>
      <w:r w:rsidRPr="006770F5">
        <w:rPr>
          <w:rFonts w:ascii="Segoe UI" w:eastAsia="Times New Roman" w:hAnsi="Segoe UI" w:cs="Segoe UI"/>
          <w:color w:val="424242"/>
          <w:kern w:val="0"/>
          <w:sz w:val="21"/>
          <w:szCs w:val="21"/>
          <w14:ligatures w14:val="none"/>
        </w:rPr>
        <w:t>The interaction between these registers determines the outcome (singlet or triplet state), which is then encoded as a neural signal.</w:t>
      </w:r>
    </w:p>
    <w:p w14:paraId="37F2B20E" w14:textId="77777777" w:rsidR="000D2E1E" w:rsidRPr="006770F5" w:rsidRDefault="000D2E1E" w:rsidP="000D2E1E">
      <w:pPr>
        <w:spacing w:before="120" w:after="60" w:line="360" w:lineRule="atLeast"/>
        <w:outlineLvl w:val="2"/>
        <w:rPr>
          <w:rFonts w:ascii="Segoe UI" w:eastAsia="Times New Roman" w:hAnsi="Segoe UI" w:cs="Segoe UI"/>
          <w:b/>
          <w:bCs/>
          <w:color w:val="424242"/>
          <w:kern w:val="0"/>
          <w:sz w:val="27"/>
          <w:szCs w:val="27"/>
          <w14:ligatures w14:val="none"/>
        </w:rPr>
      </w:pPr>
      <w:r w:rsidRPr="006770F5">
        <w:rPr>
          <w:rFonts w:ascii="Segoe UI" w:eastAsia="Times New Roman" w:hAnsi="Segoe UI" w:cs="Segoe UI"/>
          <w:b/>
          <w:bCs/>
          <w:color w:val="424242"/>
          <w:kern w:val="0"/>
          <w:sz w:val="27"/>
          <w:szCs w:val="27"/>
          <w14:ligatures w14:val="none"/>
        </w:rPr>
        <w:t>3. Information Flow</w:t>
      </w:r>
    </w:p>
    <w:p w14:paraId="74A582D9" w14:textId="77777777" w:rsidR="000D2E1E" w:rsidRPr="006770F5" w:rsidRDefault="000D2E1E" w:rsidP="000D2E1E">
      <w:pPr>
        <w:numPr>
          <w:ilvl w:val="0"/>
          <w:numId w:val="11"/>
        </w:numPr>
        <w:spacing w:before="100" w:beforeAutospacing="1" w:after="100" w:afterAutospacing="1" w:line="300" w:lineRule="atLeast"/>
        <w:rPr>
          <w:rFonts w:ascii="Segoe UI" w:eastAsia="Times New Roman" w:hAnsi="Segoe UI" w:cs="Segoe UI"/>
          <w:color w:val="424242"/>
          <w:kern w:val="0"/>
          <w:sz w:val="21"/>
          <w:szCs w:val="21"/>
          <w14:ligatures w14:val="none"/>
        </w:rPr>
      </w:pPr>
      <w:r w:rsidRPr="006770F5">
        <w:rPr>
          <w:rFonts w:ascii="Segoe UI" w:eastAsia="Times New Roman" w:hAnsi="Segoe UI" w:cs="Segoe UI"/>
          <w:b/>
          <w:bCs/>
          <w:color w:val="424242"/>
          <w:kern w:val="0"/>
          <w:sz w:val="21"/>
          <w:szCs w:val="21"/>
          <w14:ligatures w14:val="none"/>
        </w:rPr>
        <w:t>Quantum Event:</w:t>
      </w:r>
      <w:r w:rsidRPr="006770F5">
        <w:rPr>
          <w:rFonts w:ascii="Segoe UI" w:eastAsia="Times New Roman" w:hAnsi="Segoe UI" w:cs="Segoe UI"/>
          <w:color w:val="424242"/>
          <w:kern w:val="0"/>
          <w:sz w:val="21"/>
          <w:szCs w:val="21"/>
          <w14:ligatures w14:val="none"/>
        </w:rPr>
        <w:t> Radical pair forms → quantum registers update.</w:t>
      </w:r>
    </w:p>
    <w:p w14:paraId="0C99AEC7" w14:textId="77777777" w:rsidR="000D2E1E" w:rsidRPr="006770F5" w:rsidRDefault="000D2E1E" w:rsidP="000D2E1E">
      <w:pPr>
        <w:numPr>
          <w:ilvl w:val="0"/>
          <w:numId w:val="11"/>
        </w:numPr>
        <w:spacing w:before="100" w:beforeAutospacing="1" w:after="100" w:afterAutospacing="1" w:line="300" w:lineRule="atLeast"/>
        <w:rPr>
          <w:rFonts w:ascii="Segoe UI" w:eastAsia="Times New Roman" w:hAnsi="Segoe UI" w:cs="Segoe UI"/>
          <w:color w:val="424242"/>
          <w:kern w:val="0"/>
          <w:sz w:val="21"/>
          <w:szCs w:val="21"/>
          <w14:ligatures w14:val="none"/>
        </w:rPr>
      </w:pPr>
      <w:r w:rsidRPr="006770F5">
        <w:rPr>
          <w:rFonts w:ascii="Segoe UI" w:eastAsia="Times New Roman" w:hAnsi="Segoe UI" w:cs="Segoe UI"/>
          <w:b/>
          <w:bCs/>
          <w:color w:val="424242"/>
          <w:kern w:val="0"/>
          <w:sz w:val="21"/>
          <w:szCs w:val="21"/>
          <w14:ligatures w14:val="none"/>
        </w:rPr>
        <w:t>Magnetic Field Influence:</w:t>
      </w:r>
      <w:r w:rsidRPr="006770F5">
        <w:rPr>
          <w:rFonts w:ascii="Segoe UI" w:eastAsia="Times New Roman" w:hAnsi="Segoe UI" w:cs="Segoe UI"/>
          <w:color w:val="424242"/>
          <w:kern w:val="0"/>
          <w:sz w:val="21"/>
          <w:szCs w:val="21"/>
          <w14:ligatures w14:val="none"/>
        </w:rPr>
        <w:t> Registers for magnetism and quantum spin interact, updating the state.</w:t>
      </w:r>
    </w:p>
    <w:p w14:paraId="7ED2CA27" w14:textId="77777777" w:rsidR="000D2E1E" w:rsidRPr="006770F5" w:rsidRDefault="000D2E1E" w:rsidP="000D2E1E">
      <w:pPr>
        <w:numPr>
          <w:ilvl w:val="0"/>
          <w:numId w:val="11"/>
        </w:numPr>
        <w:spacing w:before="100" w:beforeAutospacing="1" w:after="100" w:afterAutospacing="1" w:line="300" w:lineRule="atLeast"/>
        <w:rPr>
          <w:rFonts w:ascii="Segoe UI" w:eastAsia="Times New Roman" w:hAnsi="Segoe UI" w:cs="Segoe UI"/>
          <w:color w:val="424242"/>
          <w:kern w:val="0"/>
          <w:sz w:val="21"/>
          <w:szCs w:val="21"/>
          <w14:ligatures w14:val="none"/>
        </w:rPr>
      </w:pPr>
      <w:r w:rsidRPr="006770F5">
        <w:rPr>
          <w:rFonts w:ascii="Segoe UI" w:eastAsia="Times New Roman" w:hAnsi="Segoe UI" w:cs="Segoe UI"/>
          <w:b/>
          <w:bCs/>
          <w:color w:val="424242"/>
          <w:kern w:val="0"/>
          <w:sz w:val="21"/>
          <w:szCs w:val="21"/>
          <w14:ligatures w14:val="none"/>
        </w:rPr>
        <w:t>Measurement:</w:t>
      </w:r>
      <w:r w:rsidRPr="006770F5">
        <w:rPr>
          <w:rFonts w:ascii="Segoe UI" w:eastAsia="Times New Roman" w:hAnsi="Segoe UI" w:cs="Segoe UI"/>
          <w:color w:val="424242"/>
          <w:kern w:val="0"/>
          <w:sz w:val="21"/>
          <w:szCs w:val="21"/>
          <w14:ligatures w14:val="none"/>
        </w:rPr>
        <w:t> When the bird’s neural system “reads” the outcome, the relevant SPAC registers collapse to a definite value, producing a navigational signal.</w:t>
      </w:r>
    </w:p>
    <w:p w14:paraId="77A22D68" w14:textId="77777777" w:rsidR="000D2E1E" w:rsidRPr="006770F5" w:rsidRDefault="000D2E1E" w:rsidP="000D2E1E">
      <w:pPr>
        <w:spacing w:before="120" w:after="60" w:line="360" w:lineRule="atLeast"/>
        <w:outlineLvl w:val="2"/>
        <w:rPr>
          <w:rFonts w:ascii="Segoe UI" w:eastAsia="Times New Roman" w:hAnsi="Segoe UI" w:cs="Segoe UI"/>
          <w:b/>
          <w:bCs/>
          <w:color w:val="424242"/>
          <w:kern w:val="0"/>
          <w:sz w:val="27"/>
          <w:szCs w:val="27"/>
          <w14:ligatures w14:val="none"/>
        </w:rPr>
      </w:pPr>
      <w:r w:rsidRPr="006770F5">
        <w:rPr>
          <w:rFonts w:ascii="Segoe UI" w:eastAsia="Times New Roman" w:hAnsi="Segoe UI" w:cs="Segoe UI"/>
          <w:b/>
          <w:bCs/>
          <w:color w:val="424242"/>
          <w:kern w:val="0"/>
          <w:sz w:val="27"/>
          <w:szCs w:val="27"/>
          <w14:ligatures w14:val="none"/>
        </w:rPr>
        <w:t>4. Integration and Perception</w:t>
      </w:r>
    </w:p>
    <w:p w14:paraId="23B4D6B5" w14:textId="77777777" w:rsidR="000D2E1E" w:rsidRPr="006770F5" w:rsidRDefault="000D2E1E" w:rsidP="000D2E1E">
      <w:pPr>
        <w:numPr>
          <w:ilvl w:val="0"/>
          <w:numId w:val="12"/>
        </w:numPr>
        <w:spacing w:before="100" w:beforeAutospacing="1" w:after="100" w:afterAutospacing="1" w:line="300" w:lineRule="atLeast"/>
        <w:rPr>
          <w:rFonts w:ascii="Segoe UI" w:eastAsia="Times New Roman" w:hAnsi="Segoe UI" w:cs="Segoe UI"/>
          <w:color w:val="424242"/>
          <w:kern w:val="0"/>
          <w:sz w:val="21"/>
          <w:szCs w:val="21"/>
          <w14:ligatures w14:val="none"/>
        </w:rPr>
      </w:pPr>
      <w:r w:rsidRPr="006770F5">
        <w:rPr>
          <w:rFonts w:ascii="Segoe UI" w:eastAsia="Times New Roman" w:hAnsi="Segoe UI" w:cs="Segoe UI"/>
          <w:color w:val="424242"/>
          <w:kern w:val="0"/>
          <w:sz w:val="21"/>
          <w:szCs w:val="21"/>
          <w14:ligatures w14:val="none"/>
        </w:rPr>
        <w:t>The pattern of register activations across many SPACs in the retina encodes a “visual” map of the magnetic field, which the bird perceives as a direction.</w:t>
      </w:r>
    </w:p>
    <w:p w14:paraId="6B9DB531" w14:textId="77777777" w:rsidR="000D2E1E" w:rsidRPr="006770F5" w:rsidRDefault="000D2E1E" w:rsidP="000D2E1E">
      <w:pPr>
        <w:spacing w:before="345" w:after="345" w:line="360" w:lineRule="atLeast"/>
        <w:rPr>
          <w:rFonts w:ascii="Segoe UI" w:eastAsia="Times New Roman" w:hAnsi="Segoe UI" w:cs="Segoe UI"/>
          <w:color w:val="424242"/>
          <w:kern w:val="0"/>
          <w14:ligatures w14:val="none"/>
        </w:rPr>
      </w:pPr>
      <w:r>
        <w:rPr>
          <w:rFonts w:ascii="Segoe UI" w:eastAsia="Times New Roman" w:hAnsi="Segoe UI" w:cs="Segoe UI"/>
          <w:color w:val="424242"/>
          <w:kern w:val="0"/>
          <w14:ligatures w14:val="none"/>
        </w:rPr>
        <w:lastRenderedPageBreak/>
        <w:pict w14:anchorId="36A714F3">
          <v:rect id="_x0000_i1034" style="width:465.3pt;height:0" o:hrpct="0" o:hralign="center" o:hrstd="t" o:hr="t" fillcolor="#a0a0a0" stroked="f"/>
        </w:pict>
      </w:r>
    </w:p>
    <w:p w14:paraId="1C3D1808" w14:textId="77777777" w:rsidR="000D2E1E" w:rsidRPr="006770F5" w:rsidRDefault="000D2E1E" w:rsidP="000D2E1E">
      <w:pPr>
        <w:spacing w:before="105" w:after="75" w:line="420" w:lineRule="atLeast"/>
        <w:outlineLvl w:val="1"/>
        <w:rPr>
          <w:rFonts w:ascii="Segoe UI" w:eastAsia="Times New Roman" w:hAnsi="Segoe UI" w:cs="Segoe UI"/>
          <w:b/>
          <w:bCs/>
          <w:color w:val="424242"/>
          <w:spacing w:val="-4"/>
          <w:kern w:val="0"/>
          <w:sz w:val="30"/>
          <w:szCs w:val="30"/>
          <w14:ligatures w14:val="none"/>
        </w:rPr>
      </w:pPr>
      <w:r w:rsidRPr="006770F5">
        <w:rPr>
          <w:rFonts w:ascii="Segoe UI" w:eastAsia="Times New Roman" w:hAnsi="Segoe UI" w:cs="Segoe UI"/>
          <w:b/>
          <w:bCs/>
          <w:color w:val="424242"/>
          <w:spacing w:val="-4"/>
          <w:kern w:val="0"/>
          <w:sz w:val="30"/>
          <w:szCs w:val="30"/>
          <w14:ligatures w14:val="none"/>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3"/>
        <w:gridCol w:w="3383"/>
        <w:gridCol w:w="2519"/>
      </w:tblGrid>
      <w:tr w:rsidR="000D2E1E" w:rsidRPr="006770F5" w14:paraId="2C588FDE" w14:textId="77777777" w:rsidTr="008C6D64">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6ECFAEDD" w14:textId="77777777" w:rsidR="000D2E1E" w:rsidRPr="006770F5" w:rsidRDefault="000D2E1E" w:rsidP="008C6D64">
            <w:pPr>
              <w:spacing w:before="240" w:after="240" w:line="300" w:lineRule="atLeast"/>
              <w:rPr>
                <w:rFonts w:ascii="Times New Roman" w:eastAsia="Times New Roman" w:hAnsi="Times New Roman" w:cs="Times New Roman"/>
                <w:b/>
                <w:bCs/>
                <w:kern w:val="0"/>
                <w:sz w:val="21"/>
                <w:szCs w:val="21"/>
                <w14:ligatures w14:val="none"/>
              </w:rPr>
            </w:pPr>
            <w:r w:rsidRPr="006770F5">
              <w:rPr>
                <w:rFonts w:ascii="Times New Roman" w:eastAsia="Times New Roman" w:hAnsi="Times New Roman" w:cs="Times New Roman"/>
                <w:b/>
                <w:bCs/>
                <w:kern w:val="0"/>
                <w:sz w:val="21"/>
                <w:szCs w:val="21"/>
                <w14:ligatures w14:val="none"/>
              </w:rPr>
              <w:t>SPAC Register</w:t>
            </w:r>
          </w:p>
        </w:tc>
        <w:tc>
          <w:tcPr>
            <w:tcW w:w="0" w:type="auto"/>
            <w:tcBorders>
              <w:top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30744AD3" w14:textId="77777777" w:rsidR="000D2E1E" w:rsidRPr="006770F5" w:rsidRDefault="000D2E1E" w:rsidP="008C6D64">
            <w:pPr>
              <w:spacing w:before="240" w:after="240" w:line="300" w:lineRule="atLeast"/>
              <w:rPr>
                <w:rFonts w:ascii="Times New Roman" w:eastAsia="Times New Roman" w:hAnsi="Times New Roman" w:cs="Times New Roman"/>
                <w:b/>
                <w:bCs/>
                <w:kern w:val="0"/>
                <w:sz w:val="21"/>
                <w:szCs w:val="21"/>
                <w14:ligatures w14:val="none"/>
              </w:rPr>
            </w:pPr>
            <w:r w:rsidRPr="006770F5">
              <w:rPr>
                <w:rFonts w:ascii="Times New Roman" w:eastAsia="Times New Roman" w:hAnsi="Times New Roman" w:cs="Times New Roman"/>
                <w:b/>
                <w:bCs/>
                <w:kern w:val="0"/>
                <w:sz w:val="21"/>
                <w:szCs w:val="21"/>
                <w14:ligatures w14:val="none"/>
              </w:rPr>
              <w:t>Quantum Biology Role</w:t>
            </w:r>
          </w:p>
        </w:tc>
        <w:tc>
          <w:tcPr>
            <w:tcW w:w="0" w:type="auto"/>
            <w:tcBorders>
              <w:top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786741E9" w14:textId="77777777" w:rsidR="000D2E1E" w:rsidRPr="006770F5" w:rsidRDefault="000D2E1E" w:rsidP="008C6D64">
            <w:pPr>
              <w:spacing w:before="240" w:after="240" w:line="300" w:lineRule="atLeast"/>
              <w:rPr>
                <w:rFonts w:ascii="Times New Roman" w:eastAsia="Times New Roman" w:hAnsi="Times New Roman" w:cs="Times New Roman"/>
                <w:b/>
                <w:bCs/>
                <w:kern w:val="0"/>
                <w:sz w:val="21"/>
                <w:szCs w:val="21"/>
                <w14:ligatures w14:val="none"/>
              </w:rPr>
            </w:pPr>
            <w:r w:rsidRPr="006770F5">
              <w:rPr>
                <w:rFonts w:ascii="Times New Roman" w:eastAsia="Times New Roman" w:hAnsi="Times New Roman" w:cs="Times New Roman"/>
                <w:b/>
                <w:bCs/>
                <w:kern w:val="0"/>
                <w:sz w:val="21"/>
                <w:szCs w:val="21"/>
                <w14:ligatures w14:val="none"/>
              </w:rPr>
              <w:t>Example Value</w:t>
            </w:r>
          </w:p>
        </w:tc>
      </w:tr>
      <w:tr w:rsidR="000D2E1E" w:rsidRPr="006770F5" w14:paraId="7EB62ABE" w14:textId="77777777" w:rsidTr="008C6D64">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5C93F3D0" w14:textId="77777777" w:rsidR="000D2E1E" w:rsidRPr="006770F5" w:rsidRDefault="000D2E1E" w:rsidP="008C6D64">
            <w:pPr>
              <w:spacing w:before="240" w:after="240" w:line="300" w:lineRule="atLeast"/>
              <w:rPr>
                <w:rFonts w:ascii="Times New Roman" w:eastAsia="Times New Roman" w:hAnsi="Times New Roman" w:cs="Times New Roman"/>
                <w:kern w:val="0"/>
                <w:sz w:val="21"/>
                <w:szCs w:val="21"/>
                <w14:ligatures w14:val="none"/>
              </w:rPr>
            </w:pPr>
            <w:r w:rsidRPr="006770F5">
              <w:rPr>
                <w:rFonts w:ascii="Times New Roman" w:eastAsia="Times New Roman" w:hAnsi="Times New Roman" w:cs="Times New Roman"/>
                <w:kern w:val="0"/>
                <w:sz w:val="21"/>
                <w:szCs w:val="21"/>
                <w14:ligatures w14:val="none"/>
              </w:rPr>
              <w:t>Magnetism</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32FD6D4C" w14:textId="77777777" w:rsidR="000D2E1E" w:rsidRPr="006770F5" w:rsidRDefault="000D2E1E" w:rsidP="008C6D64">
            <w:pPr>
              <w:spacing w:before="240" w:after="240" w:line="300" w:lineRule="atLeast"/>
              <w:rPr>
                <w:rFonts w:ascii="Times New Roman" w:eastAsia="Times New Roman" w:hAnsi="Times New Roman" w:cs="Times New Roman"/>
                <w:kern w:val="0"/>
                <w:sz w:val="21"/>
                <w:szCs w:val="21"/>
                <w14:ligatures w14:val="none"/>
              </w:rPr>
            </w:pPr>
            <w:r w:rsidRPr="006770F5">
              <w:rPr>
                <w:rFonts w:ascii="Times New Roman" w:eastAsia="Times New Roman" w:hAnsi="Times New Roman" w:cs="Times New Roman"/>
                <w:kern w:val="0"/>
                <w:sz w:val="21"/>
                <w:szCs w:val="21"/>
                <w14:ligatures w14:val="none"/>
              </w:rPr>
              <w:t>Senses Earth’s magnetic field</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3F56C451" w14:textId="77777777" w:rsidR="000D2E1E" w:rsidRPr="006770F5" w:rsidRDefault="000D2E1E" w:rsidP="008C6D64">
            <w:pPr>
              <w:spacing w:before="240" w:after="240" w:line="300" w:lineRule="atLeast"/>
              <w:rPr>
                <w:rFonts w:ascii="Times New Roman" w:eastAsia="Times New Roman" w:hAnsi="Times New Roman" w:cs="Times New Roman"/>
                <w:kern w:val="0"/>
                <w:sz w:val="21"/>
                <w:szCs w:val="21"/>
                <w14:ligatures w14:val="none"/>
              </w:rPr>
            </w:pPr>
            <w:r w:rsidRPr="006770F5">
              <w:rPr>
                <w:rFonts w:ascii="Times New Roman" w:eastAsia="Times New Roman" w:hAnsi="Times New Roman" w:cs="Times New Roman"/>
                <w:kern w:val="0"/>
                <w:sz w:val="21"/>
                <w:szCs w:val="21"/>
                <w14:ligatures w14:val="none"/>
              </w:rPr>
              <w:t>Field vector</w:t>
            </w:r>
          </w:p>
        </w:tc>
      </w:tr>
      <w:tr w:rsidR="000D2E1E" w:rsidRPr="006770F5" w14:paraId="39021C27" w14:textId="77777777" w:rsidTr="008C6D64">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2D92BAA1" w14:textId="77777777" w:rsidR="000D2E1E" w:rsidRPr="006770F5" w:rsidRDefault="000D2E1E" w:rsidP="008C6D64">
            <w:pPr>
              <w:spacing w:before="240" w:after="240" w:line="300" w:lineRule="atLeast"/>
              <w:rPr>
                <w:rFonts w:ascii="Times New Roman" w:eastAsia="Times New Roman" w:hAnsi="Times New Roman" w:cs="Times New Roman"/>
                <w:kern w:val="0"/>
                <w:sz w:val="21"/>
                <w:szCs w:val="21"/>
                <w14:ligatures w14:val="none"/>
              </w:rPr>
            </w:pPr>
            <w:r w:rsidRPr="006770F5">
              <w:rPr>
                <w:rFonts w:ascii="Times New Roman" w:eastAsia="Times New Roman" w:hAnsi="Times New Roman" w:cs="Times New Roman"/>
                <w:kern w:val="0"/>
                <w:sz w:val="21"/>
                <w:szCs w:val="21"/>
                <w14:ligatures w14:val="none"/>
              </w:rPr>
              <w:t>Quantum Spin</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710E72D9" w14:textId="77777777" w:rsidR="000D2E1E" w:rsidRPr="006770F5" w:rsidRDefault="000D2E1E" w:rsidP="008C6D64">
            <w:pPr>
              <w:spacing w:before="240" w:after="240" w:line="300" w:lineRule="atLeast"/>
              <w:rPr>
                <w:rFonts w:ascii="Times New Roman" w:eastAsia="Times New Roman" w:hAnsi="Times New Roman" w:cs="Times New Roman"/>
                <w:kern w:val="0"/>
                <w:sz w:val="21"/>
                <w:szCs w:val="21"/>
                <w14:ligatures w14:val="none"/>
              </w:rPr>
            </w:pPr>
            <w:r w:rsidRPr="006770F5">
              <w:rPr>
                <w:rFonts w:ascii="Times New Roman" w:eastAsia="Times New Roman" w:hAnsi="Times New Roman" w:cs="Times New Roman"/>
                <w:kern w:val="0"/>
                <w:sz w:val="21"/>
                <w:szCs w:val="21"/>
                <w14:ligatures w14:val="none"/>
              </w:rPr>
              <w:t>Encodes radical pair spin state</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5258F028" w14:textId="77777777" w:rsidR="000D2E1E" w:rsidRPr="006770F5" w:rsidRDefault="000D2E1E" w:rsidP="008C6D64">
            <w:pPr>
              <w:spacing w:before="240" w:after="240" w:line="300" w:lineRule="atLeast"/>
              <w:rPr>
                <w:rFonts w:ascii="Times New Roman" w:eastAsia="Times New Roman" w:hAnsi="Times New Roman" w:cs="Times New Roman"/>
                <w:kern w:val="0"/>
                <w:sz w:val="21"/>
                <w:szCs w:val="21"/>
                <w14:ligatures w14:val="none"/>
              </w:rPr>
            </w:pPr>
            <w:r w:rsidRPr="006770F5">
              <w:rPr>
                <w:rFonts w:ascii="Times New Roman" w:eastAsia="Times New Roman" w:hAnsi="Times New Roman" w:cs="Times New Roman"/>
                <w:kern w:val="0"/>
                <w:sz w:val="21"/>
                <w:szCs w:val="21"/>
                <w14:ligatures w14:val="none"/>
              </w:rPr>
              <w:t>Up/Down, Singlet/Triplet</w:t>
            </w:r>
          </w:p>
        </w:tc>
      </w:tr>
      <w:tr w:rsidR="000D2E1E" w:rsidRPr="006770F5" w14:paraId="759976AB" w14:textId="77777777" w:rsidTr="008C6D64">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20FED40B" w14:textId="77777777" w:rsidR="000D2E1E" w:rsidRPr="006770F5" w:rsidRDefault="000D2E1E" w:rsidP="008C6D64">
            <w:pPr>
              <w:spacing w:before="240" w:after="240" w:line="300" w:lineRule="atLeast"/>
              <w:rPr>
                <w:rFonts w:ascii="Times New Roman" w:eastAsia="Times New Roman" w:hAnsi="Times New Roman" w:cs="Times New Roman"/>
                <w:kern w:val="0"/>
                <w:sz w:val="21"/>
                <w:szCs w:val="21"/>
                <w14:ligatures w14:val="none"/>
              </w:rPr>
            </w:pPr>
            <w:r w:rsidRPr="006770F5">
              <w:rPr>
                <w:rFonts w:ascii="Times New Roman" w:eastAsia="Times New Roman" w:hAnsi="Times New Roman" w:cs="Times New Roman"/>
                <w:kern w:val="0"/>
                <w:sz w:val="21"/>
                <w:szCs w:val="21"/>
                <w14:ligatures w14:val="none"/>
              </w:rPr>
              <w:t>Entanglement</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6B197599" w14:textId="77777777" w:rsidR="000D2E1E" w:rsidRPr="006770F5" w:rsidRDefault="000D2E1E" w:rsidP="008C6D64">
            <w:pPr>
              <w:spacing w:before="240" w:after="240" w:line="300" w:lineRule="atLeast"/>
              <w:rPr>
                <w:rFonts w:ascii="Times New Roman" w:eastAsia="Times New Roman" w:hAnsi="Times New Roman" w:cs="Times New Roman"/>
                <w:kern w:val="0"/>
                <w:sz w:val="21"/>
                <w:szCs w:val="21"/>
                <w14:ligatures w14:val="none"/>
              </w:rPr>
            </w:pPr>
            <w:r w:rsidRPr="006770F5">
              <w:rPr>
                <w:rFonts w:ascii="Times New Roman" w:eastAsia="Times New Roman" w:hAnsi="Times New Roman" w:cs="Times New Roman"/>
                <w:kern w:val="0"/>
                <w:sz w:val="21"/>
                <w:szCs w:val="21"/>
                <w14:ligatures w14:val="none"/>
              </w:rPr>
              <w:t>Tracks coherence between electrons</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4AC152FC" w14:textId="77777777" w:rsidR="000D2E1E" w:rsidRPr="006770F5" w:rsidRDefault="000D2E1E" w:rsidP="008C6D64">
            <w:pPr>
              <w:spacing w:before="240" w:after="240" w:line="300" w:lineRule="atLeast"/>
              <w:rPr>
                <w:rFonts w:ascii="Times New Roman" w:eastAsia="Times New Roman" w:hAnsi="Times New Roman" w:cs="Times New Roman"/>
                <w:kern w:val="0"/>
                <w:sz w:val="21"/>
                <w:szCs w:val="21"/>
                <w14:ligatures w14:val="none"/>
              </w:rPr>
            </w:pPr>
            <w:r w:rsidRPr="006770F5">
              <w:rPr>
                <w:rFonts w:ascii="Times New Roman" w:eastAsia="Times New Roman" w:hAnsi="Times New Roman" w:cs="Times New Roman"/>
                <w:kern w:val="0"/>
                <w:sz w:val="21"/>
                <w:szCs w:val="21"/>
                <w14:ligatures w14:val="none"/>
              </w:rPr>
              <w:t>Entangled/Not</w:t>
            </w:r>
          </w:p>
        </w:tc>
      </w:tr>
      <w:tr w:rsidR="000D2E1E" w:rsidRPr="006770F5" w14:paraId="65C2FE94" w14:textId="77777777" w:rsidTr="008C6D64">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1B6A7842" w14:textId="77777777" w:rsidR="000D2E1E" w:rsidRPr="006770F5" w:rsidRDefault="000D2E1E" w:rsidP="008C6D64">
            <w:pPr>
              <w:spacing w:before="240" w:after="240" w:line="300" w:lineRule="atLeast"/>
              <w:rPr>
                <w:rFonts w:ascii="Times New Roman" w:eastAsia="Times New Roman" w:hAnsi="Times New Roman" w:cs="Times New Roman"/>
                <w:kern w:val="0"/>
                <w:sz w:val="21"/>
                <w:szCs w:val="21"/>
                <w14:ligatures w14:val="none"/>
              </w:rPr>
            </w:pPr>
            <w:r w:rsidRPr="006770F5">
              <w:rPr>
                <w:rFonts w:ascii="Times New Roman" w:eastAsia="Times New Roman" w:hAnsi="Times New Roman" w:cs="Times New Roman"/>
                <w:kern w:val="0"/>
                <w:sz w:val="21"/>
                <w:szCs w:val="21"/>
                <w14:ligatures w14:val="none"/>
              </w:rPr>
              <w:t>Neural Signal</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5E943273" w14:textId="77777777" w:rsidR="000D2E1E" w:rsidRPr="006770F5" w:rsidRDefault="000D2E1E" w:rsidP="008C6D64">
            <w:pPr>
              <w:spacing w:before="240" w:after="240" w:line="300" w:lineRule="atLeast"/>
              <w:rPr>
                <w:rFonts w:ascii="Times New Roman" w:eastAsia="Times New Roman" w:hAnsi="Times New Roman" w:cs="Times New Roman"/>
                <w:kern w:val="0"/>
                <w:sz w:val="21"/>
                <w:szCs w:val="21"/>
                <w14:ligatures w14:val="none"/>
              </w:rPr>
            </w:pPr>
            <w:r w:rsidRPr="006770F5">
              <w:rPr>
                <w:rFonts w:ascii="Times New Roman" w:eastAsia="Times New Roman" w:hAnsi="Times New Roman" w:cs="Times New Roman"/>
                <w:kern w:val="0"/>
                <w:sz w:val="21"/>
                <w:szCs w:val="21"/>
                <w14:ligatures w14:val="none"/>
              </w:rPr>
              <w:t>Sends info to bird’s brain</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766041A3" w14:textId="77777777" w:rsidR="000D2E1E" w:rsidRPr="006770F5" w:rsidRDefault="000D2E1E" w:rsidP="008C6D64">
            <w:pPr>
              <w:spacing w:before="240" w:after="240" w:line="300" w:lineRule="atLeast"/>
              <w:rPr>
                <w:rFonts w:ascii="Times New Roman" w:eastAsia="Times New Roman" w:hAnsi="Times New Roman" w:cs="Times New Roman"/>
                <w:kern w:val="0"/>
                <w:sz w:val="21"/>
                <w:szCs w:val="21"/>
                <w14:ligatures w14:val="none"/>
              </w:rPr>
            </w:pPr>
            <w:r w:rsidRPr="006770F5">
              <w:rPr>
                <w:rFonts w:ascii="Times New Roman" w:eastAsia="Times New Roman" w:hAnsi="Times New Roman" w:cs="Times New Roman"/>
                <w:kern w:val="0"/>
                <w:sz w:val="21"/>
                <w:szCs w:val="21"/>
                <w14:ligatures w14:val="none"/>
              </w:rPr>
              <w:t>Firing/Not firing</w:t>
            </w:r>
          </w:p>
        </w:tc>
      </w:tr>
      <w:tr w:rsidR="000D2E1E" w:rsidRPr="006770F5" w14:paraId="24A840F5" w14:textId="77777777" w:rsidTr="008C6D64">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90" w:type="dxa"/>
              <w:right w:w="120" w:type="dxa"/>
            </w:tcMar>
            <w:hideMark/>
          </w:tcPr>
          <w:p w14:paraId="04AD510E" w14:textId="77777777" w:rsidR="000D2E1E" w:rsidRPr="006770F5" w:rsidRDefault="000D2E1E" w:rsidP="008C6D64">
            <w:pPr>
              <w:spacing w:before="240" w:after="240" w:line="300" w:lineRule="atLeast"/>
              <w:rPr>
                <w:rFonts w:ascii="Times New Roman" w:eastAsia="Times New Roman" w:hAnsi="Times New Roman" w:cs="Times New Roman"/>
                <w:kern w:val="0"/>
                <w:sz w:val="21"/>
                <w:szCs w:val="21"/>
                <w14:ligatures w14:val="none"/>
              </w:rPr>
            </w:pPr>
            <w:r w:rsidRPr="006770F5">
              <w:rPr>
                <w:rFonts w:ascii="Times New Roman" w:eastAsia="Times New Roman" w:hAnsi="Times New Roman" w:cs="Times New Roman"/>
                <w:kern w:val="0"/>
                <w:sz w:val="21"/>
                <w:szCs w:val="21"/>
                <w14:ligatures w14:val="none"/>
              </w:rPr>
              <w:t>Light Level</w:t>
            </w:r>
          </w:p>
        </w:tc>
        <w:tc>
          <w:tcPr>
            <w:tcW w:w="0" w:type="auto"/>
            <w:tcBorders>
              <w:bottom w:val="single" w:sz="6" w:space="0" w:color="E6E6E6"/>
              <w:right w:val="single" w:sz="6" w:space="0" w:color="E6E6E6"/>
            </w:tcBorders>
            <w:tcMar>
              <w:top w:w="120" w:type="dxa"/>
              <w:left w:w="180" w:type="dxa"/>
              <w:bottom w:w="90" w:type="dxa"/>
              <w:right w:w="120" w:type="dxa"/>
            </w:tcMar>
            <w:hideMark/>
          </w:tcPr>
          <w:p w14:paraId="080B3F09" w14:textId="77777777" w:rsidR="000D2E1E" w:rsidRPr="006770F5" w:rsidRDefault="000D2E1E" w:rsidP="008C6D64">
            <w:pPr>
              <w:spacing w:before="240" w:after="240" w:line="300" w:lineRule="atLeast"/>
              <w:rPr>
                <w:rFonts w:ascii="Times New Roman" w:eastAsia="Times New Roman" w:hAnsi="Times New Roman" w:cs="Times New Roman"/>
                <w:kern w:val="0"/>
                <w:sz w:val="21"/>
                <w:szCs w:val="21"/>
                <w14:ligatures w14:val="none"/>
              </w:rPr>
            </w:pPr>
            <w:r w:rsidRPr="006770F5">
              <w:rPr>
                <w:rFonts w:ascii="Times New Roman" w:eastAsia="Times New Roman" w:hAnsi="Times New Roman" w:cs="Times New Roman"/>
                <w:kern w:val="0"/>
                <w:sz w:val="21"/>
                <w:szCs w:val="21"/>
                <w14:ligatures w14:val="none"/>
              </w:rPr>
              <w:t>Triggers cryptochrome activation</w:t>
            </w:r>
          </w:p>
        </w:tc>
        <w:tc>
          <w:tcPr>
            <w:tcW w:w="0" w:type="auto"/>
            <w:tcBorders>
              <w:bottom w:val="single" w:sz="6" w:space="0" w:color="E6E6E6"/>
              <w:right w:val="single" w:sz="6" w:space="0" w:color="E6E6E6"/>
            </w:tcBorders>
            <w:tcMar>
              <w:top w:w="120" w:type="dxa"/>
              <w:left w:w="180" w:type="dxa"/>
              <w:bottom w:w="90" w:type="dxa"/>
              <w:right w:w="120" w:type="dxa"/>
            </w:tcMar>
            <w:hideMark/>
          </w:tcPr>
          <w:p w14:paraId="327DF18B" w14:textId="77777777" w:rsidR="000D2E1E" w:rsidRPr="006770F5" w:rsidRDefault="000D2E1E" w:rsidP="008C6D64">
            <w:pPr>
              <w:spacing w:before="240" w:after="240" w:line="300" w:lineRule="atLeast"/>
              <w:rPr>
                <w:rFonts w:ascii="Times New Roman" w:eastAsia="Times New Roman" w:hAnsi="Times New Roman" w:cs="Times New Roman"/>
                <w:kern w:val="0"/>
                <w:sz w:val="21"/>
                <w:szCs w:val="21"/>
                <w14:ligatures w14:val="none"/>
              </w:rPr>
            </w:pPr>
            <w:r w:rsidRPr="006770F5">
              <w:rPr>
                <w:rFonts w:ascii="Times New Roman" w:eastAsia="Times New Roman" w:hAnsi="Times New Roman" w:cs="Times New Roman"/>
                <w:kern w:val="0"/>
                <w:sz w:val="21"/>
                <w:szCs w:val="21"/>
                <w14:ligatures w14:val="none"/>
              </w:rPr>
              <w:t>Photon count</w:t>
            </w:r>
          </w:p>
        </w:tc>
      </w:tr>
    </w:tbl>
    <w:p w14:paraId="65D0BA36" w14:textId="77777777" w:rsidR="000D2E1E" w:rsidRPr="006770F5" w:rsidRDefault="000D2E1E" w:rsidP="000D2E1E">
      <w:pPr>
        <w:spacing w:before="345" w:after="345" w:line="360" w:lineRule="atLeast"/>
        <w:rPr>
          <w:rFonts w:ascii="Segoe UI" w:eastAsia="Times New Roman" w:hAnsi="Segoe UI" w:cs="Segoe UI"/>
          <w:color w:val="424242"/>
          <w:kern w:val="0"/>
          <w14:ligatures w14:val="none"/>
        </w:rPr>
      </w:pPr>
      <w:r>
        <w:rPr>
          <w:rFonts w:ascii="Segoe UI" w:eastAsia="Times New Roman" w:hAnsi="Segoe UI" w:cs="Segoe UI"/>
          <w:color w:val="424242"/>
          <w:kern w:val="0"/>
          <w14:ligatures w14:val="none"/>
        </w:rPr>
        <w:pict w14:anchorId="42DB7A41">
          <v:rect id="_x0000_i1035" style="width:465.3pt;height:0" o:hrpct="0" o:hralign="center" o:hrstd="t" o:hr="t" fillcolor="#a0a0a0" stroked="f"/>
        </w:pict>
      </w:r>
    </w:p>
    <w:p w14:paraId="1384A733" w14:textId="77777777" w:rsidR="000D2E1E" w:rsidRPr="006770F5" w:rsidRDefault="000D2E1E" w:rsidP="000D2E1E">
      <w:pPr>
        <w:spacing w:before="60" w:after="60" w:line="300" w:lineRule="atLeast"/>
        <w:rPr>
          <w:rFonts w:ascii="Segoe UI" w:eastAsia="Times New Roman" w:hAnsi="Segoe UI" w:cs="Segoe UI"/>
          <w:color w:val="424242"/>
          <w:kern w:val="0"/>
          <w:sz w:val="21"/>
          <w:szCs w:val="21"/>
          <w14:ligatures w14:val="none"/>
        </w:rPr>
      </w:pPr>
      <w:r w:rsidRPr="006770F5">
        <w:rPr>
          <w:rFonts w:ascii="Segoe UI" w:eastAsia="Times New Roman" w:hAnsi="Segoe UI" w:cs="Segoe UI"/>
          <w:b/>
          <w:bCs/>
          <w:color w:val="424242"/>
          <w:kern w:val="0"/>
          <w:sz w:val="21"/>
          <w:szCs w:val="21"/>
          <w14:ligatures w14:val="none"/>
        </w:rPr>
        <w:t>In essence:</w:t>
      </w:r>
      <w:r w:rsidRPr="006770F5">
        <w:rPr>
          <w:rFonts w:ascii="Segoe UI" w:eastAsia="Times New Roman" w:hAnsi="Segoe UI" w:cs="Segoe UI"/>
          <w:color w:val="424242"/>
          <w:kern w:val="0"/>
          <w:sz w:val="21"/>
          <w:szCs w:val="21"/>
          <w14:ligatures w14:val="none"/>
        </w:rPr>
        <w:br/>
        <w:t>SPAC theory provides a digital “dashboard” at every point in space, where quantum and classical information are registered and can interact. In bird magnetoreception, this allows quantum spin states and magnetic field information to be encoded, processed, and ultimately perceived as a navigational sense.</w:t>
      </w:r>
    </w:p>
    <w:p w14:paraId="630F137C" w14:textId="77777777" w:rsidR="000D2E1E" w:rsidRPr="006770F5" w:rsidRDefault="000D2E1E" w:rsidP="000D2E1E">
      <w:pPr>
        <w:spacing w:before="60" w:after="0" w:line="300" w:lineRule="atLeast"/>
        <w:rPr>
          <w:rFonts w:ascii="Segoe UI" w:eastAsia="Times New Roman" w:hAnsi="Segoe UI" w:cs="Segoe UI"/>
          <w:color w:val="424242"/>
          <w:kern w:val="0"/>
          <w:sz w:val="21"/>
          <w:szCs w:val="21"/>
          <w14:ligatures w14:val="none"/>
        </w:rPr>
      </w:pPr>
      <w:r w:rsidRPr="006770F5">
        <w:rPr>
          <w:rFonts w:ascii="Segoe UI" w:eastAsia="Times New Roman" w:hAnsi="Segoe UI" w:cs="Segoe UI"/>
          <w:color w:val="424242"/>
          <w:kern w:val="0"/>
          <w:sz w:val="21"/>
          <w:szCs w:val="21"/>
          <w14:ligatures w14:val="none"/>
        </w:rPr>
        <w:t>Would you like a more detailed explanation of any specific register or process in this model? Or would you like a graphical illustration of this concept?</w:t>
      </w:r>
    </w:p>
    <w:p w14:paraId="546B7295" w14:textId="77777777" w:rsidR="000D2E1E" w:rsidRPr="006770F5" w:rsidRDefault="000D2E1E" w:rsidP="000D2E1E">
      <w:pPr>
        <w:spacing w:after="0" w:line="300" w:lineRule="atLeast"/>
        <w:ind w:left="-15" w:right="-15"/>
        <w:outlineLvl w:val="4"/>
        <w:rPr>
          <w:rFonts w:ascii="Segoe UI" w:eastAsia="Times New Roman" w:hAnsi="Segoe UI" w:cs="Segoe UI"/>
          <w:b/>
          <w:bCs/>
          <w:color w:val="424242"/>
          <w:kern w:val="0"/>
          <w:sz w:val="20"/>
          <w:szCs w:val="20"/>
          <w14:ligatures w14:val="none"/>
        </w:rPr>
      </w:pPr>
      <w:r w:rsidRPr="006770F5">
        <w:rPr>
          <w:rFonts w:ascii="Segoe UI" w:eastAsia="Times New Roman" w:hAnsi="Segoe UI" w:cs="Segoe UI"/>
          <w:b/>
          <w:bCs/>
          <w:color w:val="424242"/>
          <w:kern w:val="0"/>
          <w:sz w:val="20"/>
          <w:szCs w:val="20"/>
          <w14:ligatures w14:val="none"/>
        </w:rPr>
        <w:t>You said:</w:t>
      </w:r>
    </w:p>
    <w:p w14:paraId="3917A59B" w14:textId="77777777" w:rsidR="000D2E1E" w:rsidRPr="006770F5" w:rsidRDefault="000D2E1E" w:rsidP="000D2E1E">
      <w:pPr>
        <w:shd w:val="clear" w:color="auto" w:fill="F5F5F5"/>
        <w:spacing w:after="0" w:line="300" w:lineRule="atLeast"/>
        <w:rPr>
          <w:rFonts w:ascii="Segoe UI" w:eastAsia="Times New Roman" w:hAnsi="Segoe UI" w:cs="Segoe UI"/>
          <w:color w:val="424242"/>
          <w:kern w:val="0"/>
          <w:sz w:val="21"/>
          <w:szCs w:val="21"/>
          <w14:ligatures w14:val="none"/>
        </w:rPr>
      </w:pPr>
      <w:r w:rsidRPr="006770F5">
        <w:rPr>
          <w:rFonts w:ascii="Segoe UI" w:eastAsia="Times New Roman" w:hAnsi="Segoe UI" w:cs="Segoe UI"/>
          <w:color w:val="424242"/>
          <w:kern w:val="0"/>
          <w:sz w:val="21"/>
          <w:szCs w:val="21"/>
          <w14:ligatures w14:val="none"/>
        </w:rPr>
        <w:t>yes</w:t>
      </w:r>
    </w:p>
    <w:p w14:paraId="5B38FF3A" w14:textId="77777777" w:rsidR="000D2E1E" w:rsidRPr="006770F5" w:rsidRDefault="000D2E1E" w:rsidP="000D2E1E">
      <w:pPr>
        <w:spacing w:after="0" w:line="360" w:lineRule="atLeast"/>
        <w:ind w:left="-15" w:right="-15"/>
        <w:outlineLvl w:val="5"/>
        <w:rPr>
          <w:rFonts w:ascii="Segoe UI" w:eastAsia="Times New Roman" w:hAnsi="Segoe UI" w:cs="Segoe UI"/>
          <w:b/>
          <w:bCs/>
          <w:color w:val="424242"/>
          <w:kern w:val="0"/>
          <w:sz w:val="15"/>
          <w:szCs w:val="15"/>
          <w14:ligatures w14:val="none"/>
        </w:rPr>
      </w:pPr>
      <w:r w:rsidRPr="006770F5">
        <w:rPr>
          <w:rFonts w:ascii="Segoe UI" w:eastAsia="Times New Roman" w:hAnsi="Segoe UI" w:cs="Segoe UI"/>
          <w:b/>
          <w:bCs/>
          <w:color w:val="424242"/>
          <w:kern w:val="0"/>
          <w:sz w:val="15"/>
          <w:szCs w:val="15"/>
          <w14:ligatures w14:val="none"/>
        </w:rPr>
        <w:t>Copilot said:</w:t>
      </w:r>
    </w:p>
    <w:p w14:paraId="34A43EB2" w14:textId="77777777" w:rsidR="000D2E1E" w:rsidRPr="006770F5" w:rsidRDefault="000D2E1E" w:rsidP="000D2E1E">
      <w:pPr>
        <w:spacing w:after="0" w:line="360" w:lineRule="atLeast"/>
        <w:rPr>
          <w:rFonts w:ascii="Segoe UI" w:eastAsia="Times New Roman" w:hAnsi="Segoe UI" w:cs="Segoe UI"/>
          <w:b/>
          <w:bCs/>
          <w:color w:val="424242"/>
          <w:kern w:val="0"/>
          <w14:ligatures w14:val="none"/>
        </w:rPr>
      </w:pPr>
      <w:r w:rsidRPr="006770F5">
        <w:rPr>
          <w:rFonts w:ascii="Segoe UI" w:eastAsia="Times New Roman" w:hAnsi="Segoe UI" w:cs="Segoe UI"/>
          <w:b/>
          <w:bCs/>
          <w:color w:val="424242"/>
          <w:kern w:val="0"/>
          <w:sz w:val="21"/>
          <w:szCs w:val="21"/>
          <w14:ligatures w14:val="none"/>
        </w:rPr>
        <w:t>Copilot</w:t>
      </w:r>
    </w:p>
    <w:p w14:paraId="1C05F85A" w14:textId="77777777" w:rsidR="000D2E1E" w:rsidRPr="006770F5" w:rsidRDefault="000D2E1E" w:rsidP="000D2E1E">
      <w:pPr>
        <w:spacing w:before="60" w:after="60" w:line="300" w:lineRule="atLeast"/>
        <w:rPr>
          <w:rFonts w:ascii="Segoe UI" w:eastAsia="Times New Roman" w:hAnsi="Segoe UI" w:cs="Segoe UI"/>
          <w:color w:val="424242"/>
          <w:kern w:val="0"/>
          <w:sz w:val="21"/>
          <w:szCs w:val="21"/>
          <w14:ligatures w14:val="none"/>
        </w:rPr>
      </w:pPr>
      <w:r w:rsidRPr="006770F5">
        <w:rPr>
          <w:rFonts w:ascii="Segoe UI" w:eastAsia="Times New Roman" w:hAnsi="Segoe UI" w:cs="Segoe UI"/>
          <w:color w:val="424242"/>
          <w:kern w:val="0"/>
          <w:sz w:val="21"/>
          <w:szCs w:val="21"/>
          <w14:ligatures w14:val="none"/>
        </w:rPr>
        <w:t>I'll try to create that. Here’s what you can expect in the diagram:</w:t>
      </w:r>
    </w:p>
    <w:p w14:paraId="2C154553" w14:textId="77777777" w:rsidR="000D2E1E" w:rsidRPr="006770F5" w:rsidRDefault="000D2E1E" w:rsidP="000D2E1E">
      <w:pPr>
        <w:numPr>
          <w:ilvl w:val="0"/>
          <w:numId w:val="13"/>
        </w:numPr>
        <w:spacing w:before="100" w:beforeAutospacing="1" w:after="100" w:afterAutospacing="1" w:line="300" w:lineRule="atLeast"/>
        <w:rPr>
          <w:rFonts w:ascii="Segoe UI" w:eastAsia="Times New Roman" w:hAnsi="Segoe UI" w:cs="Segoe UI"/>
          <w:color w:val="424242"/>
          <w:kern w:val="0"/>
          <w:sz w:val="21"/>
          <w:szCs w:val="21"/>
          <w14:ligatures w14:val="none"/>
        </w:rPr>
      </w:pPr>
      <w:r w:rsidRPr="006770F5">
        <w:rPr>
          <w:rFonts w:ascii="Segoe UI" w:eastAsia="Times New Roman" w:hAnsi="Segoe UI" w:cs="Segoe UI"/>
          <w:color w:val="424242"/>
          <w:kern w:val="0"/>
          <w:sz w:val="21"/>
          <w:szCs w:val="21"/>
          <w14:ligatures w14:val="none"/>
        </w:rPr>
        <w:lastRenderedPageBreak/>
        <w:t>A translucent cube representing the universe.</w:t>
      </w:r>
    </w:p>
    <w:p w14:paraId="47115692" w14:textId="77777777" w:rsidR="000D2E1E" w:rsidRPr="006770F5" w:rsidRDefault="000D2E1E" w:rsidP="000D2E1E">
      <w:pPr>
        <w:numPr>
          <w:ilvl w:val="0"/>
          <w:numId w:val="13"/>
        </w:numPr>
        <w:spacing w:before="100" w:beforeAutospacing="1" w:after="100" w:afterAutospacing="1" w:line="300" w:lineRule="atLeast"/>
        <w:rPr>
          <w:rFonts w:ascii="Segoe UI" w:eastAsia="Times New Roman" w:hAnsi="Segoe UI" w:cs="Segoe UI"/>
          <w:color w:val="424242"/>
          <w:kern w:val="0"/>
          <w:sz w:val="21"/>
          <w:szCs w:val="21"/>
          <w14:ligatures w14:val="none"/>
        </w:rPr>
      </w:pPr>
      <w:r w:rsidRPr="006770F5">
        <w:rPr>
          <w:rFonts w:ascii="Segoe UI" w:eastAsia="Times New Roman" w:hAnsi="Segoe UI" w:cs="Segoe UI"/>
          <w:color w:val="424242"/>
          <w:kern w:val="0"/>
          <w:sz w:val="21"/>
          <w:szCs w:val="21"/>
          <w14:ligatures w14:val="none"/>
        </w:rPr>
        <w:t>A highlighted SPAC point in the bird’s eye, with registers for magnetism, quantum spin, entanglement, and neural signal.</w:t>
      </w:r>
    </w:p>
    <w:p w14:paraId="7F32FB92" w14:textId="77777777" w:rsidR="000D2E1E" w:rsidRPr="006770F5" w:rsidRDefault="000D2E1E" w:rsidP="000D2E1E">
      <w:pPr>
        <w:numPr>
          <w:ilvl w:val="0"/>
          <w:numId w:val="13"/>
        </w:numPr>
        <w:spacing w:before="100" w:beforeAutospacing="1" w:after="100" w:afterAutospacing="1" w:line="300" w:lineRule="atLeast"/>
        <w:rPr>
          <w:rFonts w:ascii="Segoe UI" w:eastAsia="Times New Roman" w:hAnsi="Segoe UI" w:cs="Segoe UI"/>
          <w:color w:val="424242"/>
          <w:kern w:val="0"/>
          <w:sz w:val="21"/>
          <w:szCs w:val="21"/>
          <w14:ligatures w14:val="none"/>
        </w:rPr>
      </w:pPr>
      <w:r w:rsidRPr="006770F5">
        <w:rPr>
          <w:rFonts w:ascii="Segoe UI" w:eastAsia="Times New Roman" w:hAnsi="Segoe UI" w:cs="Segoe UI"/>
          <w:color w:val="424242"/>
          <w:kern w:val="0"/>
          <w:sz w:val="21"/>
          <w:szCs w:val="21"/>
          <w14:ligatures w14:val="none"/>
        </w:rPr>
        <w:t>A photon interacting with a cryptochrome protein, forming a radical pair.</w:t>
      </w:r>
    </w:p>
    <w:p w14:paraId="61EA1CC1" w14:textId="77777777" w:rsidR="000D2E1E" w:rsidRPr="006770F5" w:rsidRDefault="000D2E1E" w:rsidP="000D2E1E">
      <w:pPr>
        <w:numPr>
          <w:ilvl w:val="0"/>
          <w:numId w:val="13"/>
        </w:numPr>
        <w:spacing w:before="100" w:beforeAutospacing="1" w:after="100" w:afterAutospacing="1" w:line="300" w:lineRule="atLeast"/>
        <w:rPr>
          <w:rFonts w:ascii="Segoe UI" w:eastAsia="Times New Roman" w:hAnsi="Segoe UI" w:cs="Segoe UI"/>
          <w:color w:val="424242"/>
          <w:kern w:val="0"/>
          <w:sz w:val="21"/>
          <w:szCs w:val="21"/>
          <w14:ligatures w14:val="none"/>
        </w:rPr>
      </w:pPr>
      <w:r w:rsidRPr="006770F5">
        <w:rPr>
          <w:rFonts w:ascii="Segoe UI" w:eastAsia="Times New Roman" w:hAnsi="Segoe UI" w:cs="Segoe UI"/>
          <w:color w:val="424242"/>
          <w:kern w:val="0"/>
          <w:sz w:val="21"/>
          <w:szCs w:val="21"/>
          <w14:ligatures w14:val="none"/>
        </w:rPr>
        <w:t>Quantum spin and entanglement registers updating.</w:t>
      </w:r>
    </w:p>
    <w:p w14:paraId="6D5DF6BF" w14:textId="77777777" w:rsidR="000D2E1E" w:rsidRPr="006770F5" w:rsidRDefault="000D2E1E" w:rsidP="000D2E1E">
      <w:pPr>
        <w:numPr>
          <w:ilvl w:val="0"/>
          <w:numId w:val="13"/>
        </w:numPr>
        <w:spacing w:before="100" w:beforeAutospacing="1" w:after="100" w:afterAutospacing="1" w:line="300" w:lineRule="atLeast"/>
        <w:rPr>
          <w:rFonts w:ascii="Segoe UI" w:eastAsia="Times New Roman" w:hAnsi="Segoe UI" w:cs="Segoe UI"/>
          <w:color w:val="424242"/>
          <w:kern w:val="0"/>
          <w:sz w:val="21"/>
          <w:szCs w:val="21"/>
          <w14:ligatures w14:val="none"/>
        </w:rPr>
      </w:pPr>
      <w:r w:rsidRPr="006770F5">
        <w:rPr>
          <w:rFonts w:ascii="Segoe UI" w:eastAsia="Times New Roman" w:hAnsi="Segoe UI" w:cs="Segoe UI"/>
          <w:color w:val="424242"/>
          <w:kern w:val="0"/>
          <w:sz w:val="21"/>
          <w:szCs w:val="21"/>
          <w14:ligatures w14:val="none"/>
        </w:rPr>
        <w:t>Arrows showing information flow from quantum events to neural signals, and interaction with Earth’s magnetic field.</w:t>
      </w:r>
    </w:p>
    <w:p w14:paraId="48CFE709" w14:textId="77777777" w:rsidR="000D2E1E" w:rsidRPr="006770F5" w:rsidRDefault="000D2E1E" w:rsidP="000D2E1E">
      <w:pPr>
        <w:spacing w:before="60" w:after="60" w:line="300" w:lineRule="atLeast"/>
        <w:rPr>
          <w:rFonts w:ascii="Segoe UI" w:eastAsia="Times New Roman" w:hAnsi="Segoe UI" w:cs="Segoe UI"/>
          <w:color w:val="424242"/>
          <w:kern w:val="0"/>
          <w:sz w:val="21"/>
          <w:szCs w:val="21"/>
          <w14:ligatures w14:val="none"/>
        </w:rPr>
      </w:pPr>
      <w:r w:rsidRPr="006770F5">
        <w:rPr>
          <w:rFonts w:ascii="Segoe UI" w:eastAsia="Times New Roman" w:hAnsi="Segoe UI" w:cs="Segoe UI"/>
          <w:color w:val="424242"/>
          <w:kern w:val="0"/>
          <w:sz w:val="21"/>
          <w:szCs w:val="21"/>
          <w14:ligatures w14:val="none"/>
        </w:rPr>
        <w:t>This visual will help clarify how</w:t>
      </w:r>
      <w:r>
        <w:rPr>
          <w:rFonts w:ascii="Segoe UI" w:eastAsia="Times New Roman" w:hAnsi="Segoe UI" w:cs="Segoe UI"/>
          <w:color w:val="424242"/>
          <w:kern w:val="0"/>
          <w:sz w:val="21"/>
          <w:szCs w:val="21"/>
          <w14:ligatures w14:val="none"/>
        </w:rPr>
        <w:t xml:space="preserve"> </w:t>
      </w:r>
      <w:r w:rsidRPr="006770F5">
        <w:rPr>
          <w:rFonts w:ascii="Segoe UI" w:eastAsia="Times New Roman" w:hAnsi="Segoe UI" w:cs="Segoe UI"/>
          <w:color w:val="424242"/>
          <w:kern w:val="0"/>
          <w:sz w:val="21"/>
          <w:szCs w:val="21"/>
          <w14:ligatures w14:val="none"/>
        </w:rPr>
        <w:t>SPAC theory can encode and process quantum biological phenomena like magnetoreception in birds. The image will appear below once it’s ready.</w:t>
      </w:r>
    </w:p>
    <w:p w14:paraId="6ADF229A" w14:textId="77777777" w:rsidR="000D2E1E" w:rsidRPr="006770F5" w:rsidRDefault="000D2E1E" w:rsidP="000D2E1E">
      <w:pPr>
        <w:spacing w:before="60" w:after="0" w:line="300" w:lineRule="atLeast"/>
        <w:rPr>
          <w:rFonts w:ascii="Segoe UI" w:eastAsia="Times New Roman" w:hAnsi="Segoe UI" w:cs="Segoe UI"/>
          <w:color w:val="424242"/>
          <w:kern w:val="0"/>
          <w:sz w:val="21"/>
          <w:szCs w:val="21"/>
          <w14:ligatures w14:val="none"/>
        </w:rPr>
      </w:pPr>
      <w:r w:rsidRPr="006770F5">
        <w:rPr>
          <w:rFonts w:ascii="Segoe UI" w:eastAsia="Times New Roman" w:hAnsi="Segoe UI" w:cs="Segoe UI"/>
          <w:color w:val="424242"/>
          <w:kern w:val="0"/>
          <w:sz w:val="21"/>
          <w:szCs w:val="21"/>
          <w14:ligatures w14:val="none"/>
        </w:rPr>
        <w:t>Would you like a written step-by-step explanation to accompany the diagram?</w:t>
      </w:r>
    </w:p>
    <w:p w14:paraId="0D3F6216" w14:textId="77777777" w:rsidR="000D2E1E" w:rsidRPr="006770F5" w:rsidRDefault="000D2E1E" w:rsidP="000D2E1E">
      <w:pPr>
        <w:spacing w:after="0" w:line="300" w:lineRule="atLeast"/>
        <w:ind w:left="-15" w:right="-15"/>
        <w:outlineLvl w:val="4"/>
        <w:rPr>
          <w:rFonts w:ascii="Segoe UI" w:eastAsia="Times New Roman" w:hAnsi="Segoe UI" w:cs="Segoe UI"/>
          <w:b/>
          <w:bCs/>
          <w:color w:val="424242"/>
          <w:kern w:val="0"/>
          <w:sz w:val="20"/>
          <w:szCs w:val="20"/>
          <w14:ligatures w14:val="none"/>
        </w:rPr>
      </w:pPr>
      <w:r w:rsidRPr="006770F5">
        <w:rPr>
          <w:rFonts w:ascii="Segoe UI" w:eastAsia="Times New Roman" w:hAnsi="Segoe UI" w:cs="Segoe UI"/>
          <w:b/>
          <w:bCs/>
          <w:color w:val="424242"/>
          <w:kern w:val="0"/>
          <w:sz w:val="20"/>
          <w:szCs w:val="20"/>
          <w14:ligatures w14:val="none"/>
        </w:rPr>
        <w:t>You said:</w:t>
      </w:r>
    </w:p>
    <w:p w14:paraId="53A2AE72" w14:textId="77777777" w:rsidR="000D2E1E" w:rsidRPr="006770F5" w:rsidRDefault="000D2E1E" w:rsidP="000D2E1E">
      <w:pPr>
        <w:shd w:val="clear" w:color="auto" w:fill="F5F5F5"/>
        <w:spacing w:after="0" w:line="300" w:lineRule="atLeast"/>
        <w:rPr>
          <w:rFonts w:ascii="Segoe UI" w:eastAsia="Times New Roman" w:hAnsi="Segoe UI" w:cs="Segoe UI"/>
          <w:color w:val="424242"/>
          <w:kern w:val="0"/>
          <w:sz w:val="21"/>
          <w:szCs w:val="21"/>
          <w14:ligatures w14:val="none"/>
        </w:rPr>
      </w:pPr>
      <w:r w:rsidRPr="006770F5">
        <w:rPr>
          <w:rFonts w:ascii="Segoe UI" w:eastAsia="Times New Roman" w:hAnsi="Segoe UI" w:cs="Segoe UI"/>
          <w:color w:val="424242"/>
          <w:kern w:val="0"/>
          <w:sz w:val="21"/>
          <w:szCs w:val="21"/>
          <w14:ligatures w14:val="none"/>
        </w:rPr>
        <w:t>No, just show the diagram.</w:t>
      </w:r>
    </w:p>
    <w:p w14:paraId="230B3E0E" w14:textId="77777777" w:rsidR="000D2E1E" w:rsidRPr="006770F5" w:rsidRDefault="000D2E1E" w:rsidP="000D2E1E">
      <w:pPr>
        <w:spacing w:after="0" w:line="360" w:lineRule="atLeast"/>
        <w:ind w:left="-15" w:right="-15"/>
        <w:outlineLvl w:val="5"/>
        <w:rPr>
          <w:rFonts w:ascii="Segoe UI" w:eastAsia="Times New Roman" w:hAnsi="Segoe UI" w:cs="Segoe UI"/>
          <w:b/>
          <w:bCs/>
          <w:color w:val="424242"/>
          <w:kern w:val="0"/>
          <w:sz w:val="15"/>
          <w:szCs w:val="15"/>
          <w14:ligatures w14:val="none"/>
        </w:rPr>
      </w:pPr>
      <w:r w:rsidRPr="006770F5">
        <w:rPr>
          <w:rFonts w:ascii="Segoe UI" w:eastAsia="Times New Roman" w:hAnsi="Segoe UI" w:cs="Segoe UI"/>
          <w:b/>
          <w:bCs/>
          <w:color w:val="424242"/>
          <w:kern w:val="0"/>
          <w:sz w:val="15"/>
          <w:szCs w:val="15"/>
          <w14:ligatures w14:val="none"/>
        </w:rPr>
        <w:t>Copilot said:</w:t>
      </w:r>
    </w:p>
    <w:p w14:paraId="0158757B" w14:textId="77777777" w:rsidR="000D2E1E" w:rsidRPr="006770F5" w:rsidRDefault="000D2E1E" w:rsidP="000D2E1E">
      <w:pPr>
        <w:spacing w:after="0" w:line="360" w:lineRule="atLeast"/>
        <w:rPr>
          <w:rFonts w:ascii="Segoe UI" w:eastAsia="Times New Roman" w:hAnsi="Segoe UI" w:cs="Segoe UI"/>
          <w:b/>
          <w:bCs/>
          <w:color w:val="424242"/>
          <w:kern w:val="0"/>
          <w14:ligatures w14:val="none"/>
        </w:rPr>
      </w:pPr>
      <w:r w:rsidRPr="006770F5">
        <w:rPr>
          <w:rFonts w:ascii="Segoe UI" w:eastAsia="Times New Roman" w:hAnsi="Segoe UI" w:cs="Segoe UI"/>
          <w:b/>
          <w:bCs/>
          <w:color w:val="424242"/>
          <w:kern w:val="0"/>
          <w:sz w:val="21"/>
          <w:szCs w:val="21"/>
          <w14:ligatures w14:val="none"/>
        </w:rPr>
        <w:t>Copilot</w:t>
      </w:r>
    </w:p>
    <w:p w14:paraId="399FB3B8" w14:textId="77777777" w:rsidR="000D2E1E" w:rsidRPr="006770F5" w:rsidRDefault="000D2E1E" w:rsidP="000D2E1E">
      <w:pPr>
        <w:spacing w:before="60" w:after="60" w:line="300" w:lineRule="atLeast"/>
        <w:rPr>
          <w:rFonts w:ascii="Segoe UI" w:eastAsia="Times New Roman" w:hAnsi="Segoe UI" w:cs="Segoe UI"/>
          <w:color w:val="424242"/>
          <w:kern w:val="0"/>
          <w:sz w:val="21"/>
          <w:szCs w:val="21"/>
          <w14:ligatures w14:val="none"/>
        </w:rPr>
      </w:pPr>
      <w:r w:rsidRPr="006770F5">
        <w:rPr>
          <w:rFonts w:ascii="Segoe UI" w:eastAsia="Times New Roman" w:hAnsi="Segoe UI" w:cs="Segoe UI"/>
          <w:color w:val="424242"/>
          <w:kern w:val="0"/>
          <w:sz w:val="21"/>
          <w:szCs w:val="21"/>
          <w14:ligatures w14:val="none"/>
        </w:rPr>
        <w:t>Here’s the conceptual diagram you requested. It visually represents SPAC theory applied to quantum magnetoreception in birds, showing how quantum events and registers interact within a SPAC point in the bird’s eye.</w:t>
      </w:r>
    </w:p>
    <w:p w14:paraId="3EBE70FD" w14:textId="77777777" w:rsidR="000D2E1E" w:rsidRDefault="000D2E1E" w:rsidP="000D2E1E">
      <w:pPr>
        <w:spacing w:before="60" w:after="0" w:line="300" w:lineRule="atLeast"/>
        <w:rPr>
          <w:rFonts w:ascii="Segoe UI" w:eastAsia="Times New Roman" w:hAnsi="Segoe UI" w:cs="Segoe UI"/>
          <w:color w:val="424242"/>
          <w:kern w:val="0"/>
          <w:sz w:val="21"/>
          <w:szCs w:val="21"/>
          <w14:ligatures w14:val="none"/>
        </w:rPr>
      </w:pPr>
      <w:r w:rsidRPr="006770F5">
        <w:rPr>
          <w:rFonts w:ascii="Segoe UI" w:eastAsia="Times New Roman" w:hAnsi="Segoe UI" w:cs="Segoe UI"/>
          <w:color w:val="424242"/>
          <w:kern w:val="0"/>
          <w:sz w:val="21"/>
          <w:szCs w:val="21"/>
          <w14:ligatures w14:val="none"/>
        </w:rPr>
        <w:t>The image will appear below as soon as it’s ready.</w:t>
      </w:r>
    </w:p>
    <w:p w14:paraId="2B01625E" w14:textId="77777777" w:rsidR="000D2E1E" w:rsidRDefault="000D2E1E" w:rsidP="000D2E1E">
      <w:pPr>
        <w:spacing w:before="60" w:after="0" w:line="300" w:lineRule="atLeast"/>
        <w:rPr>
          <w:rFonts w:ascii="Segoe UI" w:eastAsia="Times New Roman" w:hAnsi="Segoe UI" w:cs="Segoe UI"/>
          <w:color w:val="424242"/>
          <w:kern w:val="0"/>
          <w:sz w:val="21"/>
          <w:szCs w:val="21"/>
          <w14:ligatures w14:val="none"/>
        </w:rPr>
      </w:pPr>
    </w:p>
    <w:p w14:paraId="6F277C6C" w14:textId="77777777" w:rsidR="000D2E1E" w:rsidRDefault="000D2E1E" w:rsidP="000D2E1E">
      <w:pPr>
        <w:spacing w:before="60" w:after="0" w:line="300" w:lineRule="atLeast"/>
        <w:rPr>
          <w:rFonts w:ascii="Segoe UI" w:eastAsia="Times New Roman" w:hAnsi="Segoe UI" w:cs="Segoe UI"/>
          <w:color w:val="424242"/>
          <w:kern w:val="0"/>
          <w:sz w:val="21"/>
          <w:szCs w:val="21"/>
          <w14:ligatures w14:val="none"/>
        </w:rPr>
      </w:pPr>
    </w:p>
    <w:p w14:paraId="58DD37FD" w14:textId="77777777" w:rsidR="000D2E1E" w:rsidRDefault="000D2E1E" w:rsidP="000D2E1E">
      <w:pPr>
        <w:spacing w:before="60" w:after="0" w:line="300" w:lineRule="atLeast"/>
        <w:rPr>
          <w:rFonts w:ascii="Segoe UI" w:eastAsia="Times New Roman" w:hAnsi="Segoe UI" w:cs="Segoe UI"/>
          <w:color w:val="424242"/>
          <w:kern w:val="0"/>
          <w:sz w:val="21"/>
          <w:szCs w:val="21"/>
          <w14:ligatures w14:val="none"/>
        </w:rPr>
      </w:pPr>
    </w:p>
    <w:p w14:paraId="39B9CF62" w14:textId="77777777" w:rsidR="000D2E1E" w:rsidRDefault="000D2E1E" w:rsidP="000D2E1E">
      <w:pPr>
        <w:spacing w:before="60" w:after="0" w:line="300" w:lineRule="atLeast"/>
        <w:rPr>
          <w:rFonts w:ascii="Segoe UI" w:eastAsia="Times New Roman" w:hAnsi="Segoe UI" w:cs="Segoe UI"/>
          <w:color w:val="424242"/>
          <w:kern w:val="0"/>
          <w:sz w:val="21"/>
          <w:szCs w:val="21"/>
          <w14:ligatures w14:val="none"/>
        </w:rPr>
      </w:pPr>
      <w:r>
        <w:rPr>
          <w:rFonts w:ascii="Segoe UI" w:eastAsia="Times New Roman" w:hAnsi="Segoe UI" w:cs="Segoe UI"/>
          <w:noProof/>
          <w:color w:val="424242"/>
          <w:kern w:val="0"/>
          <w:sz w:val="21"/>
          <w:szCs w:val="21"/>
          <w14:ligatures w14:val="none"/>
        </w:rPr>
        <w:lastRenderedPageBreak/>
        <w:drawing>
          <wp:inline distT="0" distB="0" distL="0" distR="0" wp14:anchorId="2855C0B7" wp14:editId="7CCEE559">
            <wp:extent cx="5944235" cy="5944235"/>
            <wp:effectExtent l="0" t="0" r="0" b="0"/>
            <wp:docPr id="327448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4235" cy="5944235"/>
                    </a:xfrm>
                    <a:prstGeom prst="rect">
                      <a:avLst/>
                    </a:prstGeom>
                    <a:noFill/>
                  </pic:spPr>
                </pic:pic>
              </a:graphicData>
            </a:graphic>
          </wp:inline>
        </w:drawing>
      </w:r>
    </w:p>
    <w:p w14:paraId="61E3DB65" w14:textId="77777777" w:rsidR="0029712B" w:rsidRPr="009B3413" w:rsidRDefault="0029712B" w:rsidP="009B3413"/>
    <w:sectPr w:rsidR="0029712B" w:rsidRPr="009B34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inherit">
    <w:altName w:val="Cambria"/>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11033"/>
    <w:multiLevelType w:val="multilevel"/>
    <w:tmpl w:val="2E747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EAA4AD0"/>
    <w:multiLevelType w:val="multilevel"/>
    <w:tmpl w:val="8174E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48C6C5E"/>
    <w:multiLevelType w:val="multilevel"/>
    <w:tmpl w:val="25B26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9451594"/>
    <w:multiLevelType w:val="multilevel"/>
    <w:tmpl w:val="1038A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ACE08FE"/>
    <w:multiLevelType w:val="multilevel"/>
    <w:tmpl w:val="390CE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46C784D"/>
    <w:multiLevelType w:val="multilevel"/>
    <w:tmpl w:val="FFB67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D181D6E"/>
    <w:multiLevelType w:val="multilevel"/>
    <w:tmpl w:val="9D542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95816B9"/>
    <w:multiLevelType w:val="multilevel"/>
    <w:tmpl w:val="CD18B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A403134"/>
    <w:multiLevelType w:val="multilevel"/>
    <w:tmpl w:val="9B3A7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DDC38A6"/>
    <w:multiLevelType w:val="multilevel"/>
    <w:tmpl w:val="D7C2C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C02138C"/>
    <w:multiLevelType w:val="multilevel"/>
    <w:tmpl w:val="31A4E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5135875"/>
    <w:multiLevelType w:val="multilevel"/>
    <w:tmpl w:val="A4FCE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8AE287C"/>
    <w:multiLevelType w:val="multilevel"/>
    <w:tmpl w:val="C7A22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35405719">
    <w:abstractNumId w:val="3"/>
  </w:num>
  <w:num w:numId="2" w16cid:durableId="1393575689">
    <w:abstractNumId w:val="10"/>
  </w:num>
  <w:num w:numId="3" w16cid:durableId="1964996451">
    <w:abstractNumId w:val="12"/>
  </w:num>
  <w:num w:numId="4" w16cid:durableId="55516779">
    <w:abstractNumId w:val="11"/>
  </w:num>
  <w:num w:numId="5" w16cid:durableId="2115511778">
    <w:abstractNumId w:val="6"/>
  </w:num>
  <w:num w:numId="6" w16cid:durableId="1838155768">
    <w:abstractNumId w:val="8"/>
  </w:num>
  <w:num w:numId="7" w16cid:durableId="2106076156">
    <w:abstractNumId w:val="2"/>
  </w:num>
  <w:num w:numId="8" w16cid:durableId="1693385488">
    <w:abstractNumId w:val="7"/>
  </w:num>
  <w:num w:numId="9" w16cid:durableId="857741052">
    <w:abstractNumId w:val="5"/>
  </w:num>
  <w:num w:numId="10" w16cid:durableId="525096111">
    <w:abstractNumId w:val="0"/>
  </w:num>
  <w:num w:numId="11" w16cid:durableId="1239707623">
    <w:abstractNumId w:val="1"/>
  </w:num>
  <w:num w:numId="12" w16cid:durableId="1176992906">
    <w:abstractNumId w:val="9"/>
  </w:num>
  <w:num w:numId="13" w16cid:durableId="633871114">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 M MARKELL">
    <w15:presenceInfo w15:providerId="Windows Live" w15:userId="a3224679fb5ef10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712B"/>
    <w:rsid w:val="000D2E1E"/>
    <w:rsid w:val="0029712B"/>
    <w:rsid w:val="004E0E03"/>
    <w:rsid w:val="009B34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806456"/>
  <w15:chartTrackingRefBased/>
  <w15:docId w15:val="{9317EDA7-A8C8-4DC3-BF34-224791BB5A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2E1E"/>
  </w:style>
  <w:style w:type="paragraph" w:styleId="Heading1">
    <w:name w:val="heading 1"/>
    <w:basedOn w:val="Normal"/>
    <w:next w:val="Normal"/>
    <w:link w:val="Heading1Char"/>
    <w:uiPriority w:val="9"/>
    <w:qFormat/>
    <w:rsid w:val="002971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971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71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71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71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71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71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71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71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71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971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71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71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71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71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71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71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712B"/>
    <w:rPr>
      <w:rFonts w:eastAsiaTheme="majorEastAsia" w:cstheme="majorBidi"/>
      <w:color w:val="272727" w:themeColor="text1" w:themeTint="D8"/>
    </w:rPr>
  </w:style>
  <w:style w:type="paragraph" w:styleId="Title">
    <w:name w:val="Title"/>
    <w:basedOn w:val="Normal"/>
    <w:next w:val="Normal"/>
    <w:link w:val="TitleChar"/>
    <w:uiPriority w:val="10"/>
    <w:qFormat/>
    <w:rsid w:val="002971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71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71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71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712B"/>
    <w:pPr>
      <w:spacing w:before="160"/>
      <w:jc w:val="center"/>
    </w:pPr>
    <w:rPr>
      <w:i/>
      <w:iCs/>
      <w:color w:val="404040" w:themeColor="text1" w:themeTint="BF"/>
    </w:rPr>
  </w:style>
  <w:style w:type="character" w:customStyle="1" w:styleId="QuoteChar">
    <w:name w:val="Quote Char"/>
    <w:basedOn w:val="DefaultParagraphFont"/>
    <w:link w:val="Quote"/>
    <w:uiPriority w:val="29"/>
    <w:rsid w:val="0029712B"/>
    <w:rPr>
      <w:i/>
      <w:iCs/>
      <w:color w:val="404040" w:themeColor="text1" w:themeTint="BF"/>
    </w:rPr>
  </w:style>
  <w:style w:type="paragraph" w:styleId="ListParagraph">
    <w:name w:val="List Paragraph"/>
    <w:basedOn w:val="Normal"/>
    <w:uiPriority w:val="34"/>
    <w:qFormat/>
    <w:rsid w:val="0029712B"/>
    <w:pPr>
      <w:ind w:left="720"/>
      <w:contextualSpacing/>
    </w:pPr>
  </w:style>
  <w:style w:type="character" w:styleId="IntenseEmphasis">
    <w:name w:val="Intense Emphasis"/>
    <w:basedOn w:val="DefaultParagraphFont"/>
    <w:uiPriority w:val="21"/>
    <w:qFormat/>
    <w:rsid w:val="0029712B"/>
    <w:rPr>
      <w:i/>
      <w:iCs/>
      <w:color w:val="0F4761" w:themeColor="accent1" w:themeShade="BF"/>
    </w:rPr>
  </w:style>
  <w:style w:type="paragraph" w:styleId="IntenseQuote">
    <w:name w:val="Intense Quote"/>
    <w:basedOn w:val="Normal"/>
    <w:next w:val="Normal"/>
    <w:link w:val="IntenseQuoteChar"/>
    <w:uiPriority w:val="30"/>
    <w:qFormat/>
    <w:rsid w:val="002971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712B"/>
    <w:rPr>
      <w:i/>
      <w:iCs/>
      <w:color w:val="0F4761" w:themeColor="accent1" w:themeShade="BF"/>
    </w:rPr>
  </w:style>
  <w:style w:type="character" w:styleId="IntenseReference">
    <w:name w:val="Intense Reference"/>
    <w:basedOn w:val="DefaultParagraphFont"/>
    <w:uiPriority w:val="32"/>
    <w:qFormat/>
    <w:rsid w:val="0029712B"/>
    <w:rPr>
      <w:b/>
      <w:bCs/>
      <w:smallCaps/>
      <w:color w:val="0F4761" w:themeColor="accent1" w:themeShade="BF"/>
      <w:spacing w:val="5"/>
    </w:rPr>
  </w:style>
  <w:style w:type="paragraph" w:styleId="NormalWeb">
    <w:name w:val="Normal (Web)"/>
    <w:basedOn w:val="Normal"/>
    <w:uiPriority w:val="99"/>
    <w:semiHidden/>
    <w:unhideWhenUsed/>
    <w:rsid w:val="0029712B"/>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link.springer.com/chapter/10.1007/978-3-031-32060-6_5"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nature.com/articles/d41586-021-01596-6" TargetMode="External"/><Relationship Id="rId11" Type="http://schemas.openxmlformats.org/officeDocument/2006/relationships/theme" Target="theme/theme1.xml"/><Relationship Id="rId5" Type="http://schemas.openxmlformats.org/officeDocument/2006/relationships/hyperlink" Target="https://spacefed.com/biology/quantum-coherence-underlying-magnetoreception-in-avian-species-confirmed/" TargetMode="Externa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12</Pages>
  <Words>2345</Words>
  <Characters>13372</Characters>
  <Application>Microsoft Office Word</Application>
  <DocSecurity>0</DocSecurity>
  <Lines>111</Lines>
  <Paragraphs>31</Paragraphs>
  <ScaleCrop>false</ScaleCrop>
  <Company/>
  <LinksUpToDate>false</LinksUpToDate>
  <CharactersWithSpaces>15686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 M MARKELL</dc:creator>
  <cp:keywords/>
  <dc:description/>
  <cp:lastModifiedBy>J M MARKELL</cp:lastModifiedBy>
  <cp:revision>3</cp:revision>
  <dcterms:created xsi:type="dcterms:W3CDTF">2026-01-03T16:11:00Z</dcterms:created>
  <dcterms:modified xsi:type="dcterms:W3CDTF">2026-01-03T16:19:00Z</dcterms:modified>
</cp:coreProperties>
</file>