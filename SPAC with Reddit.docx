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B7CB" w14:textId="77777777" w:rsidR="00225049" w:rsidRDefault="00225049" w:rsidP="006770F5">
      <w:pPr>
        <w:spacing w:after="0" w:line="360" w:lineRule="atLeast"/>
        <w:rPr>
          <w:rFonts w:ascii="Segoe UI" w:eastAsia="Times New Roman" w:hAnsi="Segoe UI" w:cs="Segoe UI"/>
          <w:b/>
          <w:bCs/>
          <w:color w:val="424242"/>
          <w:kern w:val="0"/>
          <w:sz w:val="21"/>
          <w:szCs w:val="21"/>
          <w14:ligatures w14:val="none"/>
        </w:rPr>
      </w:pPr>
    </w:p>
    <w:p w14:paraId="39E6538D" w14:textId="21F94EC8" w:rsidR="00225049" w:rsidRDefault="002F5115"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A Digital Portrait i</w:t>
      </w:r>
      <w:r w:rsidR="00D853C4">
        <w:rPr>
          <w:rFonts w:ascii="Segoe UI" w:eastAsia="Times New Roman" w:hAnsi="Segoe UI" w:cs="Segoe UI"/>
          <w:b/>
          <w:bCs/>
          <w:color w:val="424242"/>
          <w:kern w:val="0"/>
          <w:sz w:val="21"/>
          <w:szCs w:val="21"/>
          <w14:ligatures w14:val="none"/>
        </w:rPr>
        <w:t>nto our Understanding of the Universe:</w:t>
      </w:r>
    </w:p>
    <w:p w14:paraId="24CB406A" w14:textId="77777777" w:rsidR="001B2691" w:rsidRDefault="001B2691" w:rsidP="006770F5">
      <w:pPr>
        <w:spacing w:after="0" w:line="360" w:lineRule="atLeast"/>
        <w:rPr>
          <w:rFonts w:ascii="Segoe UI" w:eastAsia="Times New Roman" w:hAnsi="Segoe UI" w:cs="Segoe UI"/>
          <w:b/>
          <w:bCs/>
          <w:color w:val="424242"/>
          <w:kern w:val="0"/>
          <w:sz w:val="21"/>
          <w:szCs w:val="21"/>
          <w14:ligatures w14:val="none"/>
        </w:rPr>
      </w:pPr>
    </w:p>
    <w:p w14:paraId="65E0E6B3" w14:textId="102C0186" w:rsidR="001B2691" w:rsidRDefault="001B2691"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Quantum Mechanics, String Theory, Fractals and SPAC Theory</w:t>
      </w:r>
    </w:p>
    <w:p w14:paraId="40AA5345" w14:textId="77777777" w:rsidR="00D853C4" w:rsidRDefault="00D853C4" w:rsidP="006770F5">
      <w:pPr>
        <w:spacing w:after="0" w:line="360" w:lineRule="atLeast"/>
        <w:rPr>
          <w:rFonts w:ascii="Segoe UI" w:eastAsia="Times New Roman" w:hAnsi="Segoe UI" w:cs="Segoe UI"/>
          <w:b/>
          <w:bCs/>
          <w:color w:val="424242"/>
          <w:kern w:val="0"/>
          <w:sz w:val="21"/>
          <w:szCs w:val="21"/>
          <w14:ligatures w14:val="none"/>
        </w:rPr>
      </w:pPr>
    </w:p>
    <w:p w14:paraId="52D2D294" w14:textId="10700646" w:rsidR="00D853C4" w:rsidRDefault="00D853C4"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By Joseph Markell</w:t>
      </w:r>
    </w:p>
    <w:p w14:paraId="7D12B9F0" w14:textId="77777777" w:rsidR="00D853C4" w:rsidRDefault="00D853C4" w:rsidP="006770F5">
      <w:pPr>
        <w:spacing w:after="0" w:line="360" w:lineRule="atLeast"/>
        <w:rPr>
          <w:rFonts w:ascii="Segoe UI" w:eastAsia="Times New Roman" w:hAnsi="Segoe UI" w:cs="Segoe UI"/>
          <w:b/>
          <w:bCs/>
          <w:color w:val="424242"/>
          <w:kern w:val="0"/>
          <w:sz w:val="21"/>
          <w:szCs w:val="21"/>
          <w14:ligatures w14:val="none"/>
        </w:rPr>
      </w:pPr>
    </w:p>
    <w:p w14:paraId="4C53BB75" w14:textId="726A9F5E" w:rsidR="00D853C4" w:rsidRDefault="00D853C4"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AI Interpretations of Various Phenomena</w:t>
      </w:r>
      <w:r w:rsidR="001B2691">
        <w:rPr>
          <w:rFonts w:ascii="Segoe UI" w:eastAsia="Times New Roman" w:hAnsi="Segoe UI" w:cs="Segoe UI"/>
          <w:b/>
          <w:bCs/>
          <w:color w:val="424242"/>
          <w:kern w:val="0"/>
          <w:sz w:val="21"/>
          <w:szCs w:val="21"/>
          <w14:ligatures w14:val="none"/>
        </w:rPr>
        <w:t xml:space="preserve"> </w:t>
      </w:r>
    </w:p>
    <w:p w14:paraId="716B3E9A" w14:textId="77777777" w:rsidR="00225049" w:rsidRDefault="00225049" w:rsidP="006770F5">
      <w:pPr>
        <w:spacing w:after="0" w:line="360" w:lineRule="atLeast"/>
        <w:rPr>
          <w:rFonts w:ascii="Segoe UI" w:eastAsia="Times New Roman" w:hAnsi="Segoe UI" w:cs="Segoe UI"/>
          <w:b/>
          <w:bCs/>
          <w:color w:val="424242"/>
          <w:kern w:val="0"/>
          <w:sz w:val="21"/>
          <w:szCs w:val="21"/>
          <w14:ligatures w14:val="none"/>
        </w:rPr>
      </w:pPr>
    </w:p>
    <w:p w14:paraId="081C4AF4" w14:textId="77777777" w:rsidR="0057254A" w:rsidRDefault="0057254A" w:rsidP="0057254A">
      <w:pPr>
        <w:pStyle w:val="NormalWeb"/>
        <w:shd w:val="clear" w:color="auto" w:fill="FFFFFF"/>
        <w:spacing w:before="0" w:beforeAutospacing="0"/>
        <w:rPr>
          <w:rFonts w:ascii="Segoe UI" w:hAnsi="Segoe UI" w:cs="Segoe UI"/>
          <w:color w:val="2A3C42"/>
          <w:sz w:val="21"/>
          <w:szCs w:val="21"/>
        </w:rPr>
      </w:pPr>
      <w:r>
        <w:rPr>
          <w:rFonts w:ascii="Segoe UI" w:hAnsi="Segoe UI" w:cs="Segoe UI"/>
          <w:color w:val="2A3C42"/>
          <w:sz w:val="21"/>
          <w:szCs w:val="21"/>
        </w:rPr>
        <w:t>Introducing SPAC Theory: A Human-Centered Matrix Framework for</w:t>
      </w:r>
    </w:p>
    <w:p w14:paraId="407429F0"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Quantum Phenomena</w:t>
      </w:r>
    </w:p>
    <w:p w14:paraId="4379B7FA"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By Joseph Markell</w:t>
      </w:r>
    </w:p>
    <w:p w14:paraId="2F93B8DB"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We present SPAC Theory (Space-Phenomena-Time-String), a novel theoretical framework</w:t>
      </w:r>
    </w:p>
    <w:p w14:paraId="51276487"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developed by Joseph Markell, which recasts quantum interactions as events centered on the human</w:t>
      </w:r>
    </w:p>
    <w:p w14:paraId="6F486702"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observer's experiential matrix. Unlike conventional quantum mechanics, which models particle</w:t>
      </w:r>
    </w:p>
    <w:p w14:paraId="47A49B02"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behavior probabilistically across space and time, SPAC Theory embeds each quantum event within</w:t>
      </w:r>
    </w:p>
    <w:p w14:paraId="10DB6921"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four orthogonal yet intersecting dimensions-Space, Time, Phenomena, and String-anchored on the</w:t>
      </w:r>
    </w:p>
    <w:p w14:paraId="4C5CE2D1"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presence and awareness of the observer.</w:t>
      </w:r>
    </w:p>
    <w:p w14:paraId="22763EE0"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We apply SPAC Theory to reinterpret the classic double-slit experiment, resolving the wave-particle</w:t>
      </w:r>
    </w:p>
    <w:p w14:paraId="2D56CDC6"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duality not through collapse, but through a localized convergence of the electron's position in a</w:t>
      </w:r>
    </w:p>
    <w:p w14:paraId="7620F9D2"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human-centered spacetime matrix. An electron's strike is not an abstract probabilistic outcome, but</w:t>
      </w:r>
    </w:p>
    <w:p w14:paraId="6A1CE5C6"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a realization conditioned on the observer's presence, the alignment of their spatial and temporal</w:t>
      </w:r>
    </w:p>
    <w:p w14:paraId="71A7B9C3"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registers, and field resonance.</w:t>
      </w:r>
    </w:p>
    <w:p w14:paraId="4A8E7011"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A formal probability equation-the SPAC Strike Probability Formula (SPF)-is introduced, expressed</w:t>
      </w:r>
    </w:p>
    <w:p w14:paraId="556E0A53"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both in symbolic and matrix tensor forms. This formula models the likelihood of an electron</w:t>
      </w:r>
    </w:p>
    <w:p w14:paraId="798EFD4C"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interacting with a human-centered SPAC, accounting for experiential variance and quantum field</w:t>
      </w:r>
    </w:p>
    <w:p w14:paraId="7D984311"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lastRenderedPageBreak/>
        <w:t>resonance.</w:t>
      </w:r>
    </w:p>
    <w:p w14:paraId="5551EA1F"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SPAC Theory has the potential to:</w:t>
      </w:r>
    </w:p>
    <w:p w14:paraId="428F8659"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 Reconcile subjective experience with physical measurements</w:t>
      </w:r>
    </w:p>
    <w:p w14:paraId="1721CB11"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 Offer a geometric and matrix-based framework for quantum interpretation</w:t>
      </w:r>
    </w:p>
    <w:p w14:paraId="067810A3"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 Inspire machine and AI systems to model phenomena via observer-integrated logic</w:t>
      </w:r>
    </w:p>
    <w:p w14:paraId="4722FF4D"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By incorporating consciousness and observer engagement into the core geometry of quantum</w:t>
      </w:r>
    </w:p>
    <w:p w14:paraId="24A90EC2" w14:textId="77777777" w:rsidR="0057254A" w:rsidRDefault="0057254A" w:rsidP="0057254A">
      <w:pPr>
        <w:pStyle w:val="NormalWeb"/>
        <w:shd w:val="clear" w:color="auto" w:fill="FFFFFF"/>
        <w:rPr>
          <w:rFonts w:ascii="Segoe UI" w:hAnsi="Segoe UI" w:cs="Segoe UI"/>
          <w:color w:val="2A3C42"/>
          <w:sz w:val="21"/>
          <w:szCs w:val="21"/>
        </w:rPr>
      </w:pPr>
      <w:r>
        <w:rPr>
          <w:rFonts w:ascii="Segoe UI" w:hAnsi="Segoe UI" w:cs="Segoe UI"/>
          <w:color w:val="2A3C42"/>
          <w:sz w:val="21"/>
          <w:szCs w:val="21"/>
        </w:rPr>
        <w:t>events, SPAC Theory opens a new avenue for understanding quantum mechanics, spacetime</w:t>
      </w:r>
    </w:p>
    <w:p w14:paraId="04A7DD88" w14:textId="77777777" w:rsidR="0057254A" w:rsidRDefault="0057254A" w:rsidP="0057254A">
      <w:pPr>
        <w:pStyle w:val="NormalWeb"/>
        <w:shd w:val="clear" w:color="auto" w:fill="FFFFFF"/>
        <w:spacing w:after="0" w:afterAutospacing="0"/>
        <w:rPr>
          <w:rFonts w:ascii="Segoe UI" w:hAnsi="Segoe UI" w:cs="Segoe UI"/>
          <w:color w:val="2A3C42"/>
          <w:sz w:val="21"/>
          <w:szCs w:val="21"/>
        </w:rPr>
      </w:pPr>
      <w:r>
        <w:rPr>
          <w:rFonts w:ascii="Segoe UI" w:hAnsi="Segoe UI" w:cs="Segoe UI"/>
          <w:color w:val="2A3C42"/>
          <w:sz w:val="21"/>
          <w:szCs w:val="21"/>
        </w:rPr>
        <w:t>curvature, and the role of awareness in the manifestation of physical phenomena.</w:t>
      </w:r>
    </w:p>
    <w:p w14:paraId="4A202397" w14:textId="77777777" w:rsidR="00225049" w:rsidRDefault="00225049" w:rsidP="006770F5">
      <w:pPr>
        <w:spacing w:after="0" w:line="360" w:lineRule="atLeast"/>
        <w:rPr>
          <w:rFonts w:ascii="Segoe UI" w:eastAsia="Times New Roman" w:hAnsi="Segoe UI" w:cs="Segoe UI"/>
          <w:b/>
          <w:bCs/>
          <w:color w:val="424242"/>
          <w:kern w:val="0"/>
          <w:sz w:val="21"/>
          <w:szCs w:val="21"/>
          <w14:ligatures w14:val="none"/>
        </w:rPr>
      </w:pPr>
    </w:p>
    <w:p w14:paraId="4797D00C" w14:textId="77777777" w:rsidR="00225049" w:rsidRDefault="00225049" w:rsidP="006770F5">
      <w:pPr>
        <w:spacing w:after="0" w:line="360" w:lineRule="atLeast"/>
        <w:rPr>
          <w:rFonts w:ascii="Segoe UI" w:eastAsia="Times New Roman" w:hAnsi="Segoe UI" w:cs="Segoe UI"/>
          <w:b/>
          <w:bCs/>
          <w:color w:val="424242"/>
          <w:kern w:val="0"/>
          <w:sz w:val="21"/>
          <w:szCs w:val="21"/>
          <w14:ligatures w14:val="none"/>
        </w:rPr>
      </w:pPr>
    </w:p>
    <w:p w14:paraId="69CF0569" w14:textId="17084285" w:rsidR="006770F5" w:rsidRDefault="00694028"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SPAC Theory with AI Interpretations</w:t>
      </w:r>
    </w:p>
    <w:p w14:paraId="45FD50CE" w14:textId="77777777" w:rsidR="006770F5" w:rsidRDefault="006770F5" w:rsidP="006770F5">
      <w:pPr>
        <w:spacing w:after="0" w:line="360" w:lineRule="atLeast"/>
        <w:rPr>
          <w:rFonts w:ascii="Segoe UI" w:eastAsia="Times New Roman" w:hAnsi="Segoe UI" w:cs="Segoe UI"/>
          <w:b/>
          <w:bCs/>
          <w:color w:val="424242"/>
          <w:kern w:val="0"/>
          <w:sz w:val="21"/>
          <w:szCs w:val="21"/>
          <w14:ligatures w14:val="none"/>
        </w:rPr>
      </w:pPr>
    </w:p>
    <w:p w14:paraId="3BF9A266" w14:textId="7B9B63F0" w:rsidR="00846ED0" w:rsidRDefault="00846ED0" w:rsidP="006770F5">
      <w:pPr>
        <w:spacing w:after="0" w:line="360" w:lineRule="atLeast"/>
        <w:rPr>
          <w:rFonts w:ascii="Segoe UI" w:eastAsia="Times New Roman" w:hAnsi="Segoe UI" w:cs="Segoe UI"/>
          <w:b/>
          <w:bCs/>
          <w:color w:val="424242"/>
          <w:kern w:val="0"/>
          <w:sz w:val="21"/>
          <w:szCs w:val="21"/>
          <w14:ligatures w14:val="none"/>
        </w:rPr>
      </w:pPr>
    </w:p>
    <w:p w14:paraId="7C8770E6" w14:textId="3ADCAB64" w:rsidR="002F72E8" w:rsidRDefault="002F72E8"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10/8/25</w:t>
      </w:r>
    </w:p>
    <w:p w14:paraId="1A46FAD1" w14:textId="77777777" w:rsidR="00A85206" w:rsidRDefault="00A85206" w:rsidP="006770F5">
      <w:pPr>
        <w:spacing w:after="0" w:line="360" w:lineRule="atLeast"/>
        <w:rPr>
          <w:rFonts w:ascii="Segoe UI" w:eastAsia="Times New Roman" w:hAnsi="Segoe UI" w:cs="Segoe UI"/>
          <w:b/>
          <w:bCs/>
          <w:color w:val="424242"/>
          <w:kern w:val="0"/>
          <w:sz w:val="21"/>
          <w:szCs w:val="21"/>
          <w14:ligatures w14:val="none"/>
        </w:rPr>
      </w:pPr>
    </w:p>
    <w:p w14:paraId="5CEABA24" w14:textId="77777777" w:rsidR="00846ED0" w:rsidRDefault="00846ED0" w:rsidP="006770F5">
      <w:pPr>
        <w:spacing w:after="0" w:line="360" w:lineRule="atLeast"/>
        <w:rPr>
          <w:rFonts w:ascii="Segoe UI" w:eastAsia="Times New Roman" w:hAnsi="Segoe UI" w:cs="Segoe UI"/>
          <w:b/>
          <w:bCs/>
          <w:color w:val="424242"/>
          <w:kern w:val="0"/>
          <w:sz w:val="21"/>
          <w:szCs w:val="21"/>
          <w14:ligatures w14:val="none"/>
        </w:rPr>
      </w:pPr>
    </w:p>
    <w:p w14:paraId="6CF2996B" w14:textId="24DDA279" w:rsidR="00846ED0" w:rsidRDefault="00846ED0"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Introduction</w:t>
      </w:r>
    </w:p>
    <w:p w14:paraId="55D56B0A" w14:textId="1C2E9A6D" w:rsidR="00846ED0" w:rsidRDefault="00846ED0" w:rsidP="006770F5">
      <w:pPr>
        <w:spacing w:after="0" w:line="360" w:lineRule="atLeast"/>
        <w:rPr>
          <w:rFonts w:ascii="Segoe UI" w:eastAsia="Times New Roman" w:hAnsi="Segoe UI" w:cs="Segoe UI"/>
          <w:b/>
          <w:bCs/>
          <w:color w:val="424242"/>
          <w:kern w:val="0"/>
          <w:sz w:val="21"/>
          <w:szCs w:val="21"/>
          <w14:ligatures w14:val="none"/>
        </w:rPr>
      </w:pPr>
    </w:p>
    <w:p w14:paraId="0BD978BB" w14:textId="64253E01" w:rsidR="00846ED0" w:rsidRDefault="000F4A8B" w:rsidP="006770F5">
      <w:pPr>
        <w:spacing w:after="0" w:line="360" w:lineRule="atLeast"/>
        <w:rPr>
          <w:rFonts w:ascii="Segoe UI" w:eastAsia="Times New Roman" w:hAnsi="Segoe UI" w:cs="Segoe UI"/>
          <w:color w:val="424242"/>
          <w:kern w:val="0"/>
          <w:sz w:val="21"/>
          <w:szCs w:val="21"/>
          <w14:ligatures w14:val="none"/>
        </w:rPr>
      </w:pPr>
      <w:r>
        <w:rPr>
          <w:rFonts w:ascii="Segoe UI" w:eastAsia="Times New Roman" w:hAnsi="Segoe UI" w:cs="Segoe UI"/>
          <w:color w:val="424242"/>
          <w:kern w:val="0"/>
          <w:sz w:val="21"/>
          <w:szCs w:val="21"/>
          <w14:ligatures w14:val="none"/>
        </w:rPr>
        <w:t xml:space="preserve">Based on </w:t>
      </w:r>
      <w:r w:rsidR="00846ED0">
        <w:rPr>
          <w:rFonts w:ascii="Segoe UI" w:eastAsia="Times New Roman" w:hAnsi="Segoe UI" w:cs="Segoe UI"/>
          <w:color w:val="424242"/>
          <w:kern w:val="0"/>
          <w:sz w:val="21"/>
          <w:szCs w:val="21"/>
          <w14:ligatures w14:val="none"/>
        </w:rPr>
        <w:t>“A digit Portrait Into Our Understanding Of The Universe</w:t>
      </w:r>
      <w:r w:rsidR="00694028">
        <w:rPr>
          <w:rFonts w:ascii="Segoe UI" w:eastAsia="Times New Roman" w:hAnsi="Segoe UI" w:cs="Segoe UI"/>
          <w:color w:val="424242"/>
          <w:kern w:val="0"/>
          <w:sz w:val="21"/>
          <w:szCs w:val="21"/>
          <w14:ligatures w14:val="none"/>
        </w:rPr>
        <w:t>,</w:t>
      </w:r>
      <w:r w:rsidR="00846ED0">
        <w:rPr>
          <w:rFonts w:ascii="Segoe UI" w:eastAsia="Times New Roman" w:hAnsi="Segoe UI" w:cs="Segoe UI"/>
          <w:color w:val="424242"/>
          <w:kern w:val="0"/>
          <w:sz w:val="21"/>
          <w:szCs w:val="21"/>
          <w14:ligatures w14:val="none"/>
        </w:rPr>
        <w:t xml:space="preserve">” </w:t>
      </w:r>
      <w:r w:rsidR="00FC6871">
        <w:rPr>
          <w:rFonts w:ascii="Segoe UI" w:eastAsia="Times New Roman" w:hAnsi="Segoe UI" w:cs="Segoe UI"/>
          <w:color w:val="424242"/>
          <w:kern w:val="0"/>
          <w:sz w:val="21"/>
          <w:szCs w:val="21"/>
          <w14:ligatures w14:val="none"/>
        </w:rPr>
        <w:t xml:space="preserve"> </w:t>
      </w:r>
      <w:r w:rsidR="002F72E8">
        <w:rPr>
          <w:rFonts w:ascii="Segoe UI" w:eastAsia="Times New Roman" w:hAnsi="Segoe UI" w:cs="Segoe UI"/>
          <w:color w:val="424242"/>
          <w:kern w:val="0"/>
          <w:sz w:val="21"/>
          <w:szCs w:val="21"/>
          <w14:ligatures w14:val="none"/>
        </w:rPr>
        <w:t xml:space="preserve"> I decided to utilize an AI to critique the releva</w:t>
      </w:r>
      <w:r w:rsidR="00694028">
        <w:rPr>
          <w:rFonts w:ascii="Segoe UI" w:eastAsia="Times New Roman" w:hAnsi="Segoe UI" w:cs="Segoe UI"/>
          <w:color w:val="424242"/>
          <w:kern w:val="0"/>
          <w:sz w:val="21"/>
          <w:szCs w:val="21"/>
          <w14:ligatures w14:val="none"/>
        </w:rPr>
        <w:t>nce of SPAC Theory to</w:t>
      </w:r>
      <w:r w:rsidR="002F72E8">
        <w:rPr>
          <w:rFonts w:ascii="Segoe UI" w:eastAsia="Times New Roman" w:hAnsi="Segoe UI" w:cs="Segoe UI"/>
          <w:color w:val="424242"/>
          <w:kern w:val="0"/>
          <w:sz w:val="21"/>
          <w:szCs w:val="21"/>
          <w14:ligatures w14:val="none"/>
        </w:rPr>
        <w:t xml:space="preserve"> Quantum Biology.  </w:t>
      </w:r>
    </w:p>
    <w:p w14:paraId="35147FE6" w14:textId="5C15583E" w:rsidR="002F72E8" w:rsidRPr="00846ED0" w:rsidRDefault="002F72E8" w:rsidP="006770F5">
      <w:pPr>
        <w:spacing w:after="0" w:line="360" w:lineRule="atLeast"/>
        <w:rPr>
          <w:ins w:id="0" w:author="J M MARKELL" w:date="2025-10-08T09:43:00Z" w16du:dateUtc="2025-10-08T14:43:00Z"/>
          <w:rFonts w:ascii="Segoe UI" w:eastAsia="Times New Roman" w:hAnsi="Segoe UI" w:cs="Segoe UI"/>
          <w:color w:val="424242"/>
          <w:kern w:val="0"/>
          <w:sz w:val="21"/>
          <w:szCs w:val="21"/>
          <w14:ligatures w14:val="none"/>
        </w:rPr>
      </w:pPr>
    </w:p>
    <w:p w14:paraId="1758F44D" w14:textId="375BFA1F" w:rsidR="001C5758" w:rsidRDefault="001C5758" w:rsidP="006770F5">
      <w:pPr>
        <w:spacing w:after="0" w:line="360" w:lineRule="atLeast"/>
        <w:rPr>
          <w:rFonts w:ascii="Segoe UI" w:eastAsia="Times New Roman" w:hAnsi="Segoe UI" w:cs="Segoe UI"/>
          <w:b/>
          <w:bCs/>
          <w:color w:val="424242"/>
          <w:kern w:val="0"/>
          <w:sz w:val="21"/>
          <w:szCs w:val="21"/>
          <w14:ligatures w14:val="none"/>
        </w:rPr>
      </w:pPr>
    </w:p>
    <w:p w14:paraId="0A1A735E" w14:textId="77777777" w:rsidR="001C5758" w:rsidRDefault="001C5758" w:rsidP="006770F5">
      <w:pPr>
        <w:spacing w:after="0" w:line="360" w:lineRule="atLeast"/>
        <w:rPr>
          <w:rFonts w:ascii="Segoe UI" w:eastAsia="Times New Roman" w:hAnsi="Segoe UI" w:cs="Segoe UI"/>
          <w:b/>
          <w:bCs/>
          <w:color w:val="424242"/>
          <w:kern w:val="0"/>
          <w:sz w:val="21"/>
          <w:szCs w:val="21"/>
          <w14:ligatures w14:val="none"/>
        </w:rPr>
      </w:pPr>
    </w:p>
    <w:p w14:paraId="2E0B36B3" w14:textId="0FF3E48E" w:rsidR="001C5758" w:rsidRDefault="001C5758" w:rsidP="006770F5">
      <w:pPr>
        <w:spacing w:after="0" w:line="360" w:lineRule="atLeast"/>
        <w:rPr>
          <w:rFonts w:ascii="Segoe UI" w:eastAsia="Times New Roman" w:hAnsi="Segoe UI" w:cs="Segoe UI"/>
          <w:b/>
          <w:bCs/>
          <w:color w:val="424242"/>
          <w:kern w:val="0"/>
          <w:sz w:val="21"/>
          <w:szCs w:val="21"/>
          <w14:ligatures w14:val="none"/>
        </w:rPr>
      </w:pPr>
    </w:p>
    <w:p w14:paraId="203C419A" w14:textId="55662B68"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42AD85D7" w14:textId="4B1F3211"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 xml:space="preserve"> SPAC (Spatial Point of Acute Conceptualization) theory offers a unique framework for understanding quantum biology by modeling the universe as a digital matrix of infinitesimal registers (SPACs), each capable of recording multiple physical properties and phenomena—including those not yet discovered or understood.</w:t>
      </w:r>
    </w:p>
    <w:p w14:paraId="15F45B3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How SPAC Theory Connects to Quantum Biology</w:t>
      </w:r>
    </w:p>
    <w:p w14:paraId="5A5C9CE8"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1. Matrix of Registers and Quantum States</w:t>
      </w:r>
    </w:p>
    <w:p w14:paraId="2DFC4C25" w14:textId="77777777" w:rsidR="006770F5" w:rsidRPr="006770F5" w:rsidRDefault="006770F5" w:rsidP="006770F5">
      <w:pPr>
        <w:numPr>
          <w:ilvl w:val="0"/>
          <w:numId w:val="1"/>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In quantum biology, biological processes such as photosynthesis, enzyme catalysis, and magnetoreception rely on quantum effects like superposition, tunneling, and entanglement.</w:t>
      </w:r>
    </w:p>
    <w:p w14:paraId="4301F571" w14:textId="77777777" w:rsidR="006770F5" w:rsidRPr="006770F5" w:rsidRDefault="006770F5" w:rsidP="006770F5">
      <w:pPr>
        <w:numPr>
          <w:ilvl w:val="0"/>
          <w:numId w:val="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imagines every point in space as a multidimensional register, capable of recording values for known and unknown energies, forces, and phenomena. This is analogous to how quantum states are described by multiple variables (wavefunctions, spin, etc.) in quantum mechanics.</w:t>
      </w:r>
    </w:p>
    <w:p w14:paraId="3D31CD43"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2. Coexistence and Overlap</w:t>
      </w:r>
    </w:p>
    <w:p w14:paraId="3A9C5BAE" w14:textId="6168A358" w:rsidR="006770F5" w:rsidRPr="006770F5" w:rsidRDefault="00B7722A" w:rsidP="006770F5">
      <w:pPr>
        <w:numPr>
          <w:ilvl w:val="0"/>
          <w:numId w:val="2"/>
        </w:numPr>
        <w:spacing w:beforeAutospacing="1" w:after="0" w:afterAutospacing="1" w:line="300" w:lineRule="atLeast"/>
        <w:rPr>
          <w:rFonts w:ascii="Segoe UI" w:eastAsia="Times New Roman" w:hAnsi="Segoe UI" w:cs="Segoe UI"/>
          <w:color w:val="424242"/>
          <w:kern w:val="0"/>
          <w:sz w:val="21"/>
          <w:szCs w:val="21"/>
          <w14:ligatures w14:val="none"/>
        </w:rPr>
      </w:pPr>
      <w:r>
        <w:rPr>
          <w:rFonts w:ascii="Segoe UI" w:eastAsia="Times New Roman" w:hAnsi="Segoe UI" w:cs="Segoe UI"/>
          <w:color w:val="424242"/>
          <w:kern w:val="0"/>
          <w:sz w:val="21"/>
          <w:szCs w:val="21"/>
          <w14:ligatures w14:val="none"/>
        </w:rPr>
        <w:t xml:space="preserve">SPAC </w:t>
      </w:r>
      <w:r w:rsidR="006770F5" w:rsidRPr="006770F5">
        <w:rPr>
          <w:rFonts w:ascii="Segoe UI" w:eastAsia="Times New Roman" w:hAnsi="Segoe UI" w:cs="Segoe UI"/>
          <w:color w:val="424242"/>
          <w:kern w:val="0"/>
          <w:sz w:val="21"/>
          <w:szCs w:val="21"/>
          <w14:ligatures w14:val="none"/>
        </w:rPr>
        <w:t>suggests that different entities (matter, energy, life forms) can occupy the same SPAC, registering on different subsets of its sensors. This mirrors quantum biology's concept of overlapping quantum states—where, for example, electrons or excitons in photosynthetic complexes exist in superposed states, allowing for highly efficient energy transfer.wikipedia</w:t>
      </w:r>
    </w:p>
    <w:p w14:paraId="1B7601F9"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3. Observer-Centric Measurement</w:t>
      </w:r>
    </w:p>
    <w:p w14:paraId="1936662E" w14:textId="14030706" w:rsidR="006770F5" w:rsidRPr="006770F5" w:rsidRDefault="006770F5" w:rsidP="006770F5">
      <w:pPr>
        <w:numPr>
          <w:ilvl w:val="0"/>
          <w:numId w:val="3"/>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emphasizes the role of the observer, aligning with quantum mechanics' principle that measurement affects the system. In quantum biology, the act of measurement (e.g., detecting a photon in a photosynthetic protein) collapses the quantum state, just as a SPAC's register is updated when an entity interacts with it.</w:t>
      </w:r>
    </w:p>
    <w:p w14:paraId="56FAB971"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4. Dynamic and Ongoing Discovery</w:t>
      </w:r>
    </w:p>
    <w:p w14:paraId="6BA90FDF" w14:textId="470F7F77" w:rsidR="006770F5" w:rsidRPr="006770F5" w:rsidRDefault="006770F5" w:rsidP="006770F5">
      <w:pPr>
        <w:numPr>
          <w:ilvl w:val="0"/>
          <w:numId w:val="4"/>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 xml:space="preserve"> </w:t>
      </w:r>
      <w:r w:rsidR="00E17BAC">
        <w:rPr>
          <w:rFonts w:ascii="Segoe UI" w:eastAsia="Times New Roman" w:hAnsi="Segoe UI" w:cs="Segoe UI"/>
          <w:color w:val="424242"/>
          <w:kern w:val="0"/>
          <w:sz w:val="21"/>
          <w:szCs w:val="21"/>
          <w14:ligatures w14:val="none"/>
        </w:rPr>
        <w:t>P</w:t>
      </w:r>
      <w:r w:rsidRPr="006770F5">
        <w:rPr>
          <w:rFonts w:ascii="Segoe UI" w:eastAsia="Times New Roman" w:hAnsi="Segoe UI" w:cs="Segoe UI"/>
          <w:color w:val="424242"/>
          <w:kern w:val="0"/>
          <w:sz w:val="21"/>
          <w:szCs w:val="21"/>
          <w14:ligatures w14:val="none"/>
        </w:rPr>
        <w:t>roposes that unknown phenomena can be added to the SPAC matrix as they are discovered, similar to how quantum biology is constantly uncovering new quantum effects in biological systems (e.g., quantum coherence in bird navigation, quantum tunneling in enzymes).</w:t>
      </w:r>
    </w:p>
    <w:p w14:paraId="4FD2C676"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Example Applications</w:t>
      </w:r>
    </w:p>
    <w:p w14:paraId="64147ECC" w14:textId="77777777" w:rsidR="006770F5" w:rsidRPr="006770F5" w:rsidRDefault="006770F5" w:rsidP="006770F5">
      <w:pPr>
        <w:numPr>
          <w:ilvl w:val="0"/>
          <w:numId w:val="5"/>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Photosynthesis:</w:t>
      </w:r>
      <w:r w:rsidRPr="006770F5">
        <w:rPr>
          <w:rFonts w:ascii="Segoe UI" w:eastAsia="Times New Roman" w:hAnsi="Segoe UI" w:cs="Segoe UI"/>
          <w:color w:val="424242"/>
          <w:kern w:val="0"/>
          <w:sz w:val="21"/>
          <w:szCs w:val="21"/>
          <w14:ligatures w14:val="none"/>
        </w:rPr>
        <w:t> Quantum coherence allows energy to be transferred efficiently across proteins. In SPAC theory, this could be modeled as multiple registers within a SPAC simultaneously recording and transferring energy values, some of which may be unknown or only accessible under certain conditions.</w:t>
      </w:r>
    </w:p>
    <w:p w14:paraId="01514176" w14:textId="4A996E2C" w:rsidR="006770F5" w:rsidRPr="006770F5" w:rsidRDefault="006770F5" w:rsidP="006770F5">
      <w:pPr>
        <w:numPr>
          <w:ilvl w:val="0"/>
          <w:numId w:val="5"/>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Magnetoreception in Birds:</w:t>
      </w:r>
      <w:r w:rsidRPr="006770F5">
        <w:rPr>
          <w:rFonts w:ascii="Segoe UI" w:eastAsia="Times New Roman" w:hAnsi="Segoe UI" w:cs="Segoe UI"/>
          <w:color w:val="424242"/>
          <w:kern w:val="0"/>
          <w:sz w:val="21"/>
          <w:szCs w:val="21"/>
          <w14:ligatures w14:val="none"/>
        </w:rPr>
        <w:t> Quantum entanglement and spin coherence in proteins (cryptochromes) enable birds to sense Earth's magnetic field. SPACs could represent the multidimensional registers where these quantum states are encoded and interact with biological sensors.</w:t>
      </w:r>
    </w:p>
    <w:p w14:paraId="25490E2E" w14:textId="77777777" w:rsidR="006770F5" w:rsidRPr="006770F5" w:rsidRDefault="006770F5" w:rsidP="006770F5">
      <w:pPr>
        <w:numPr>
          <w:ilvl w:val="0"/>
          <w:numId w:val="5"/>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Enzyme Catalysis:</w:t>
      </w:r>
      <w:r w:rsidRPr="006770F5">
        <w:rPr>
          <w:rFonts w:ascii="Segoe UI" w:eastAsia="Times New Roman" w:hAnsi="Segoe UI" w:cs="Segoe UI"/>
          <w:color w:val="424242"/>
          <w:kern w:val="0"/>
          <w:sz w:val="21"/>
          <w:szCs w:val="21"/>
          <w14:ligatures w14:val="none"/>
        </w:rPr>
        <w:t> Quantum tunneling enables enzymes to accelerate reactions. SPAC theory could model this as a register that records tunneling events, even if the classical pathway is not activated.</w:t>
      </w:r>
    </w:p>
    <w:p w14:paraId="7EB1CB08"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5219"/>
      </w:tblGrid>
      <w:tr w:rsidR="006770F5" w:rsidRPr="006770F5" w14:paraId="064C8EA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5C6F2D3"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lastRenderedPageBreak/>
              <w:t>Quantum Biology Phenomenon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C5E3CBA"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6770F5" w:rsidRPr="006770F5" w14:paraId="351B679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086EE9"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superposition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893B1DE"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registers in a SPAC recording overlapping states</w:t>
            </w:r>
          </w:p>
        </w:tc>
      </w:tr>
      <w:tr w:rsidR="006770F5" w:rsidRPr="006770F5" w14:paraId="1436B29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761F2CE"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ACB8B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in distant SPACs synchronizing values</w:t>
            </w:r>
          </w:p>
        </w:tc>
      </w:tr>
      <w:tr w:rsidR="006770F5" w:rsidRPr="006770F5" w14:paraId="19DC5FA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16D7B6F"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tunneling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025167C"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 records events bypassing classical barriers</w:t>
            </w:r>
          </w:p>
        </w:tc>
      </w:tr>
      <w:tr w:rsidR="006770F5" w:rsidRPr="006770F5" w14:paraId="27E2402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64D4907"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effect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DF76B7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register updates upon measurement</w:t>
            </w:r>
          </w:p>
        </w:tc>
      </w:tr>
      <w:tr w:rsidR="006770F5" w:rsidRPr="006770F5" w14:paraId="27683F1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DC3A0B6"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Discovery of new phenomena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4F934B8"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Adding new registers to the SPAC matrix</w:t>
            </w:r>
          </w:p>
        </w:tc>
      </w:tr>
    </w:tbl>
    <w:p w14:paraId="654899A3"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In Essence</w:t>
      </w:r>
    </w:p>
    <w:p w14:paraId="2D3AE4F9" w14:textId="03ED7CAA"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provides a digital, matrix-based model that can conceptually accommodate the complexity and strangeness of quantum biology. It allows for the coexistence of multiple entities and phenomena at the same spatial point, models the observer's role, and is flexible enough to incorporate new discoveries—making it a potentially useful framework for exploring and explaining quantum effects in living systems</w:t>
      </w:r>
      <w:r w:rsidR="002F72E8">
        <w:rPr>
          <w:rFonts w:ascii="Segoe UI" w:eastAsia="Times New Roman" w:hAnsi="Segoe UI" w:cs="Segoe UI"/>
          <w:color w:val="424242"/>
          <w:kern w:val="0"/>
          <w:sz w:val="21"/>
          <w:szCs w:val="21"/>
          <w14:ligatures w14:val="none"/>
        </w:rPr>
        <w:t>.</w:t>
      </w:r>
    </w:p>
    <w:p w14:paraId="476EE75E"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more detailed example of how SPAC theory could model a specific quantum biological process, such as photosynthesis or magnetoreception?</w:t>
      </w:r>
    </w:p>
    <w:p w14:paraId="04AEE2DC"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en.wikipedia.org</w:t>
      </w:r>
    </w:p>
    <w:p w14:paraId="4441C001"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en.wikipedia.org</w:t>
      </w:r>
    </w:p>
    <w:p w14:paraId="296FB50A"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www.uni-ulm.de</w:t>
      </w:r>
    </w:p>
    <w:p w14:paraId="3D810FD5"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uni-ulm.de</w:t>
      </w:r>
    </w:p>
    <w:p w14:paraId="1B4937FF"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62F5EE67"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0FC7CB2D"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7ECA2415"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2BD73650" w14:textId="1D5ABDA5"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Great! Let’s use </w:t>
      </w:r>
      <w:r w:rsidRPr="006770F5">
        <w:rPr>
          <w:rFonts w:ascii="Segoe UI" w:eastAsia="Times New Roman" w:hAnsi="Segoe UI" w:cs="Segoe UI"/>
          <w:b/>
          <w:bCs/>
          <w:color w:val="424242"/>
          <w:kern w:val="0"/>
          <w:sz w:val="21"/>
          <w:szCs w:val="21"/>
          <w14:ligatures w14:val="none"/>
        </w:rPr>
        <w:t>photosynthesis</w:t>
      </w:r>
      <w:r w:rsidRPr="006770F5">
        <w:rPr>
          <w:rFonts w:ascii="Segoe UI" w:eastAsia="Times New Roman" w:hAnsi="Segoe UI" w:cs="Segoe UI"/>
          <w:color w:val="424242"/>
          <w:kern w:val="0"/>
          <w:sz w:val="21"/>
          <w:szCs w:val="21"/>
          <w14:ligatures w14:val="none"/>
        </w:rPr>
        <w:t> as a concrete example to show how SPAC theory could model quantum biological effects.</w:t>
      </w:r>
    </w:p>
    <w:p w14:paraId="7A4B5820"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70D8BE85">
          <v:rect id="_x0000_i1025" style="width:465.3pt;height:0" o:hrpct="0" o:hralign="center" o:hrstd="t" o:hr="t" fillcolor="#a0a0a0" stroked="f"/>
        </w:pict>
      </w:r>
    </w:p>
    <w:p w14:paraId="3780C540"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lastRenderedPageBreak/>
        <w:t>Quantum Coherence in Photosynthesis: SPAC Theory Perspective</w:t>
      </w:r>
    </w:p>
    <w:p w14:paraId="621C0B61"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Quantum Biology Background</w:t>
      </w:r>
    </w:p>
    <w:p w14:paraId="68ED6DFD" w14:textId="21251FA0" w:rsidR="006770F5" w:rsidRPr="006770F5" w:rsidRDefault="006770F5" w:rsidP="006770F5">
      <w:pPr>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Photosynthesis in plants and bacteria involves pigment-protein complexes that absorb sunlight and transfer energy with remarkable efficiency. Recent research shows this energy transfer is enhanced by </w:t>
      </w:r>
      <w:r w:rsidRPr="006770F5">
        <w:rPr>
          <w:rFonts w:ascii="Segoe UI" w:eastAsia="Times New Roman" w:hAnsi="Segoe UI" w:cs="Segoe UI"/>
          <w:b/>
          <w:bCs/>
          <w:color w:val="424242"/>
          <w:kern w:val="0"/>
          <w:sz w:val="21"/>
          <w:szCs w:val="21"/>
          <w14:ligatures w14:val="none"/>
        </w:rPr>
        <w:t>quantum coherence</w:t>
      </w:r>
      <w:r w:rsidRPr="006770F5">
        <w:rPr>
          <w:rFonts w:ascii="Segoe UI" w:eastAsia="Times New Roman" w:hAnsi="Segoe UI" w:cs="Segoe UI"/>
          <w:color w:val="424242"/>
          <w:kern w:val="0"/>
          <w:sz w:val="21"/>
          <w:szCs w:val="21"/>
          <w14:ligatures w14:val="none"/>
        </w:rPr>
        <w:t>—excited states (excitons) are delocalized and can “sample” multiple pathways simultaneously, leading to optimal energy flow.</w:t>
      </w:r>
    </w:p>
    <w:p w14:paraId="77A1765F"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SPAC Theory Framework</w:t>
      </w:r>
    </w:p>
    <w:p w14:paraId="08471732" w14:textId="76CAB903"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imagines the universe as a digital matrix of infinitesimal points (SPACs), each with hundreds of registers (sensors) that record physical phenomena—known and unknown. Each SPAC can simultaneously register multiple energies, forces, and events, even those not directly observable by humans.</w:t>
      </w:r>
    </w:p>
    <w:p w14:paraId="2A51963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Modeling Quantum Coherence with SPACs</w:t>
      </w:r>
    </w:p>
    <w:p w14:paraId="16FD30B3" w14:textId="77777777" w:rsidR="006770F5" w:rsidRPr="006770F5" w:rsidRDefault="006770F5" w:rsidP="006770F5">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Exciton Delocalization:</w:t>
      </w:r>
      <w:r w:rsidRPr="006770F5">
        <w:rPr>
          <w:rFonts w:ascii="Segoe UI" w:eastAsia="Times New Roman" w:hAnsi="Segoe UI" w:cs="Segoe UI"/>
          <w:color w:val="424242"/>
          <w:kern w:val="0"/>
          <w:sz w:val="21"/>
          <w:szCs w:val="21"/>
          <w14:ligatures w14:val="none"/>
        </w:rPr>
        <w:t> In photosynthesis, an exciton (energy packet) is not confined to one molecule but spreads across several. In SPAC theory, this is modeled as multiple registers within a SPAC (or across neighboring SPACs) simultaneously recording the presence and state of the exciton.</w:t>
      </w:r>
    </w:p>
    <w:p w14:paraId="0A41FFA6" w14:textId="77777777" w:rsidR="006770F5" w:rsidRPr="006770F5" w:rsidRDefault="006770F5" w:rsidP="006770F5">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Multiple Pathways:</w:t>
      </w:r>
      <w:r w:rsidRPr="006770F5">
        <w:rPr>
          <w:rFonts w:ascii="Segoe UI" w:eastAsia="Times New Roman" w:hAnsi="Segoe UI" w:cs="Segoe UI"/>
          <w:color w:val="424242"/>
          <w:kern w:val="0"/>
          <w:sz w:val="21"/>
          <w:szCs w:val="21"/>
          <w14:ligatures w14:val="none"/>
        </w:rPr>
        <w:t> Quantum coherence allows energy to “choose” the most efficient path. In SPAC terms, the matrix records all possible energy transfer routes as digital values, and the actual transfer is the result of a dynamic optimization across these registers.</w:t>
      </w:r>
    </w:p>
    <w:p w14:paraId="20F934C2" w14:textId="77777777" w:rsidR="006770F5" w:rsidRPr="006770F5" w:rsidRDefault="006770F5" w:rsidP="006770F5">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Environmental Influence:</w:t>
      </w:r>
      <w:r w:rsidRPr="006770F5">
        <w:rPr>
          <w:rFonts w:ascii="Segoe UI" w:eastAsia="Times New Roman" w:hAnsi="Segoe UI" w:cs="Segoe UI"/>
          <w:color w:val="424242"/>
          <w:kern w:val="0"/>
          <w:sz w:val="21"/>
          <w:szCs w:val="21"/>
          <w14:ligatures w14:val="none"/>
        </w:rPr>
        <w:t> The protein environment in photosynthetic complexes helps maintain coherence. SPAC theory would represent this as additional registers (for vibrational modes, temperature, etc.) interacting with the exciton registers, influencing the outcome.</w:t>
      </w:r>
    </w:p>
    <w:p w14:paraId="1369CBD3"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Observer and Measurement</w:t>
      </w:r>
    </w:p>
    <w:p w14:paraId="5CBD0CDB"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is observer-centric: the act of measurement (e.g., detecting energy at the reaction center) updates the relevant registers, collapsing the quantum possibilities into a single outcome—mirroring quantum measurement in biology.</w:t>
      </w:r>
    </w:p>
    <w:p w14:paraId="5BA31808"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5. Ongoing Discovery</w:t>
      </w:r>
    </w:p>
    <w:p w14:paraId="1ADDC905"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As new quantum phenomena are discovered (e.g., new types of coherence, unknown energy transfer mechanisms), SPAC theory allows for new registers to be added to the matrix, expanding our ability to model and understand biological quantum effects.</w:t>
      </w:r>
    </w:p>
    <w:p w14:paraId="49757DB0"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4611EAEE">
          <v:rect id="_x0000_i1026" style="width:465.3pt;height:0" o:hrpct="0" o:hralign="center" o:hrstd="t" o:hr="t" fillcolor="#a0a0a0" stroked="f"/>
        </w:pict>
      </w:r>
    </w:p>
    <w:p w14:paraId="3B639D9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 SPAC Theory vs. Quantum Biology in Photosynthesis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647"/>
      </w:tblGrid>
      <w:tr w:rsidR="006770F5" w:rsidRPr="006770F5" w14:paraId="70BE437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7A226E3"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lastRenderedPageBreak/>
              <w:t>Quantum Biology Concept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2BABBAB"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6770F5" w:rsidRPr="006770F5" w14:paraId="65A092C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E3037B4"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Exciton delocalization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AD5C2D8"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SPAC registers record overlapping states</w:t>
            </w:r>
          </w:p>
        </w:tc>
      </w:tr>
      <w:tr w:rsidR="006770F5" w:rsidRPr="006770F5" w14:paraId="1C3B89C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C2B28D1"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coherence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EC9BBEE"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maintain correlated values across SPACs</w:t>
            </w:r>
          </w:p>
        </w:tc>
      </w:tr>
      <w:tr w:rsidR="006770F5" w:rsidRPr="006770F5" w14:paraId="45960AD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3217BEC"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energy pathways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69BE467"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Matrix records all possible routes, optimizes flow</w:t>
            </w:r>
          </w:p>
        </w:tc>
      </w:tr>
      <w:tr w:rsidR="006770F5" w:rsidRPr="006770F5" w14:paraId="03084C0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82A1E77"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Environmental effects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2DF7E97"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Additional registers interact with exciton registers</w:t>
            </w:r>
          </w:p>
        </w:tc>
      </w:tr>
      <w:tr w:rsidR="006770F5" w:rsidRPr="006770F5" w14:paraId="5127C88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058CAF4"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Measurement collapse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96EF7DE"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updates SPAC registers, selects outcome</w:t>
            </w:r>
          </w:p>
        </w:tc>
      </w:tr>
    </w:tbl>
    <w:p w14:paraId="7E45BF4E"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386E749E">
          <v:rect id="_x0000_i1027" style="width:465.3pt;height:0" o:hrpct="0" o:hralign="center" o:hrstd="t" o:hr="t" fillcolor="#a0a0a0" stroked="f"/>
        </w:pict>
      </w:r>
    </w:p>
    <w:p w14:paraId="54C91DBA"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References</w:t>
      </w:r>
    </w:p>
    <w:p w14:paraId="4286554B" w14:textId="77777777" w:rsidR="006770F5" w:rsidRPr="006770F5" w:rsidRDefault="006770F5" w:rsidP="006770F5">
      <w:pPr>
        <w:numPr>
          <w:ilvl w:val="0"/>
          <w:numId w:val="7"/>
        </w:numPr>
        <w:spacing w:beforeAutospacing="1" w:after="0" w:afterAutospacing="1" w:line="300" w:lineRule="atLeast"/>
        <w:rPr>
          <w:rFonts w:ascii="Segoe UI" w:eastAsia="Times New Roman" w:hAnsi="Segoe UI" w:cs="Segoe UI"/>
          <w:color w:val="424242"/>
          <w:kern w:val="0"/>
          <w:sz w:val="21"/>
          <w:szCs w:val="21"/>
          <w14:ligatures w14:val="none"/>
        </w:rPr>
      </w:pPr>
      <w:hyperlink r:id="rId6" w:tgtFrame="_blank" w:history="1">
        <w:r w:rsidRPr="006770F5">
          <w:rPr>
            <w:rFonts w:ascii="inherit" w:eastAsia="Times New Roman" w:hAnsi="inherit" w:cs="Segoe UI"/>
            <w:color w:val="2461CA"/>
            <w:kern w:val="0"/>
            <w:sz w:val="21"/>
            <w:szCs w:val="21"/>
            <w:u w:val="single"/>
            <w14:ligatures w14:val="none"/>
          </w:rPr>
          <w:t>Quantum visualization technique gives insight into photosynthesis</w:t>
        </w:r>
      </w:hyperlink>
      <w:r w:rsidRPr="006770F5">
        <w:rPr>
          <w:rFonts w:ascii="Segoe UI" w:eastAsia="Times New Roman" w:hAnsi="Segoe UI" w:cs="Segoe UI"/>
          <w:color w:val="424242"/>
          <w:kern w:val="0"/>
          <w:sz w:val="21"/>
          <w:szCs w:val="21"/>
          <w14:ligatures w14:val="none"/>
        </w:rPr>
        <w:t>illinois</w:t>
      </w:r>
    </w:p>
    <w:p w14:paraId="3682E73A" w14:textId="77777777" w:rsidR="006770F5" w:rsidRPr="006770F5" w:rsidRDefault="006770F5" w:rsidP="006770F5">
      <w:pPr>
        <w:numPr>
          <w:ilvl w:val="0"/>
          <w:numId w:val="7"/>
        </w:numPr>
        <w:spacing w:beforeAutospacing="1" w:after="0" w:afterAutospacing="1" w:line="300" w:lineRule="atLeast"/>
        <w:rPr>
          <w:rFonts w:ascii="Segoe UI" w:eastAsia="Times New Roman" w:hAnsi="Segoe UI" w:cs="Segoe UI"/>
          <w:color w:val="424242"/>
          <w:kern w:val="0"/>
          <w:sz w:val="21"/>
          <w:szCs w:val="21"/>
          <w14:ligatures w14:val="none"/>
        </w:rPr>
      </w:pPr>
      <w:hyperlink r:id="rId7" w:tgtFrame="_blank" w:history="1">
        <w:r w:rsidRPr="006770F5">
          <w:rPr>
            <w:rFonts w:ascii="inherit" w:eastAsia="Times New Roman" w:hAnsi="inherit" w:cs="Segoe UI"/>
            <w:color w:val="2461CA"/>
            <w:kern w:val="0"/>
            <w:sz w:val="21"/>
            <w:szCs w:val="21"/>
            <w:u w:val="single"/>
            <w14:ligatures w14:val="none"/>
          </w:rPr>
          <w:t>Harnessing Quantum Physics: New Visualization Technique Gives Insight Into Photosynthesis</w:t>
        </w:r>
      </w:hyperlink>
      <w:r w:rsidRPr="006770F5">
        <w:rPr>
          <w:rFonts w:ascii="Segoe UI" w:eastAsia="Times New Roman" w:hAnsi="Segoe UI" w:cs="Segoe UI"/>
          <w:color w:val="424242"/>
          <w:kern w:val="0"/>
          <w:sz w:val="21"/>
          <w:szCs w:val="21"/>
          <w14:ligatures w14:val="none"/>
        </w:rPr>
        <w:t>scitechdaily</w:t>
      </w:r>
    </w:p>
    <w:p w14:paraId="56ED72C3" w14:textId="77777777" w:rsidR="006770F5" w:rsidRPr="006770F5" w:rsidRDefault="006770F5" w:rsidP="006770F5">
      <w:pPr>
        <w:numPr>
          <w:ilvl w:val="0"/>
          <w:numId w:val="7"/>
        </w:numPr>
        <w:spacing w:beforeAutospacing="1" w:after="0" w:afterAutospacing="1" w:line="300" w:lineRule="atLeast"/>
        <w:rPr>
          <w:rFonts w:ascii="Segoe UI" w:eastAsia="Times New Roman" w:hAnsi="Segoe UI" w:cs="Segoe UI"/>
          <w:color w:val="424242"/>
          <w:kern w:val="0"/>
          <w:sz w:val="21"/>
          <w:szCs w:val="21"/>
          <w14:ligatures w14:val="none"/>
        </w:rPr>
      </w:pPr>
      <w:hyperlink r:id="rId8" w:tgtFrame="_blank" w:history="1">
        <w:r w:rsidRPr="006770F5">
          <w:rPr>
            <w:rFonts w:ascii="inherit" w:eastAsia="Times New Roman" w:hAnsi="inherit" w:cs="Segoe UI"/>
            <w:color w:val="2461CA"/>
            <w:kern w:val="0"/>
            <w:sz w:val="21"/>
            <w:szCs w:val="21"/>
            <w:u w:val="single"/>
            <w14:ligatures w14:val="none"/>
          </w:rPr>
          <w:t>Quantum Effects in Biological Systems | SpringerLink</w:t>
        </w:r>
      </w:hyperlink>
      <w:r w:rsidRPr="006770F5">
        <w:rPr>
          <w:rFonts w:ascii="Segoe UI" w:eastAsia="Times New Roman" w:hAnsi="Segoe UI" w:cs="Segoe UI"/>
          <w:color w:val="424242"/>
          <w:kern w:val="0"/>
          <w:sz w:val="21"/>
          <w:szCs w:val="21"/>
          <w14:ligatures w14:val="none"/>
        </w:rPr>
        <w:t>springer</w:t>
      </w:r>
    </w:p>
    <w:p w14:paraId="6E5882BF"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007CA82B">
          <v:rect id="_x0000_i1028" style="width:465.3pt;height:0" o:hrpct="0" o:hralign="center" o:hrstd="t" o:hr="t" fillcolor="#a0a0a0" stroked="f"/>
        </w:pict>
      </w:r>
    </w:p>
    <w:p w14:paraId="549CC668"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Would you like a similar breakdown for quantum magnetoreception in birds, or another quantum biological phenomenon?</w:t>
      </w:r>
    </w:p>
    <w:p w14:paraId="1D7468B6"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chemistry.illinois.edu</w:t>
      </w:r>
    </w:p>
    <w:p w14:paraId="15E1DB4C"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chemistry.illinois.edu</w:t>
      </w:r>
    </w:p>
    <w:p w14:paraId="14A6A989"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scitechdaily.com</w:t>
      </w:r>
    </w:p>
    <w:p w14:paraId="58C2A5B7"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scitechdaily.com</w:t>
      </w:r>
    </w:p>
    <w:p w14:paraId="3E5C391E"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7308135B"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17DB73A3"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58EFE524"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lastRenderedPageBreak/>
        <w:t>Copilot</w:t>
      </w:r>
    </w:p>
    <w:p w14:paraId="06368760" w14:textId="0CC21266"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how  SPAC theory could model </w:t>
      </w:r>
      <w:r w:rsidRPr="006770F5">
        <w:rPr>
          <w:rFonts w:ascii="Segoe UI" w:eastAsia="Times New Roman" w:hAnsi="Segoe UI" w:cs="Segoe UI"/>
          <w:b/>
          <w:bCs/>
          <w:color w:val="424242"/>
          <w:kern w:val="0"/>
          <w:sz w:val="21"/>
          <w:szCs w:val="21"/>
          <w14:ligatures w14:val="none"/>
        </w:rPr>
        <w:t>quantum magnetoreception in birds</w:t>
      </w:r>
      <w:r w:rsidRPr="006770F5">
        <w:rPr>
          <w:rFonts w:ascii="Segoe UI" w:eastAsia="Times New Roman" w:hAnsi="Segoe UI" w:cs="Segoe UI"/>
          <w:color w:val="424242"/>
          <w:kern w:val="0"/>
          <w:sz w:val="21"/>
          <w:szCs w:val="21"/>
          <w14:ligatures w14:val="none"/>
        </w:rPr>
        <w:t>—one of the most fascinating examples of quantum biology:</w:t>
      </w:r>
    </w:p>
    <w:p w14:paraId="74F41390"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494C3A22">
          <v:rect id="_x0000_i1029" style="width:465.3pt;height:0" o:hrpct="0" o:hralign="center" o:hrstd="t" o:hr="t" fillcolor="#a0a0a0" stroked="f"/>
        </w:pict>
      </w:r>
    </w:p>
    <w:p w14:paraId="529F632A"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Quantum Magnetoreception in Birds: SPAC Theory Perspective</w:t>
      </w:r>
    </w:p>
    <w:p w14:paraId="47AC12CE"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Quantum Biology Background</w:t>
      </w:r>
    </w:p>
    <w:p w14:paraId="2F5A4CCB" w14:textId="7ED69535" w:rsidR="006770F5" w:rsidRPr="006770F5" w:rsidRDefault="006770F5" w:rsidP="006770F5">
      <w:pPr>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Migratory birds can sense Earth’s magnetic field and use it for navigation. This ability is believed to rely on quantum effects in proteins called </w:t>
      </w:r>
      <w:r w:rsidRPr="006770F5">
        <w:rPr>
          <w:rFonts w:ascii="Segoe UI" w:eastAsia="Times New Roman" w:hAnsi="Segoe UI" w:cs="Segoe UI"/>
          <w:b/>
          <w:bCs/>
          <w:color w:val="424242"/>
          <w:kern w:val="0"/>
          <w:sz w:val="21"/>
          <w:szCs w:val="21"/>
          <w14:ligatures w14:val="none"/>
        </w:rPr>
        <w:t>cryptochromes</w:t>
      </w:r>
      <w:r w:rsidRPr="006770F5">
        <w:rPr>
          <w:rFonts w:ascii="Segoe UI" w:eastAsia="Times New Roman" w:hAnsi="Segoe UI" w:cs="Segoe UI"/>
          <w:color w:val="424242"/>
          <w:kern w:val="0"/>
          <w:sz w:val="21"/>
          <w:szCs w:val="21"/>
          <w14:ligatures w14:val="none"/>
        </w:rPr>
        <w:t> in the birds’ eyes. When these proteins absorb light, they form pairs of molecules with unpaired electrons (radical pairs). The spins of these electrons are sensitive to magnetic fields, and their quantum states (singlet or triplet) change depending on the field’s direction and intensity. This process is called the </w:t>
      </w:r>
      <w:r w:rsidRPr="006770F5">
        <w:rPr>
          <w:rFonts w:ascii="Segoe UI" w:eastAsia="Times New Roman" w:hAnsi="Segoe UI" w:cs="Segoe UI"/>
          <w:b/>
          <w:bCs/>
          <w:color w:val="424242"/>
          <w:kern w:val="0"/>
          <w:sz w:val="21"/>
          <w:szCs w:val="21"/>
          <w14:ligatures w14:val="none"/>
        </w:rPr>
        <w:t>radical pair mechanism</w:t>
      </w:r>
      <w:r w:rsidRPr="006770F5">
        <w:rPr>
          <w:rFonts w:ascii="Segoe UI" w:eastAsia="Times New Roman" w:hAnsi="Segoe UI" w:cs="Segoe UI"/>
          <w:color w:val="424242"/>
          <w:kern w:val="0"/>
          <w:sz w:val="21"/>
          <w:szCs w:val="21"/>
          <w14:ligatures w14:val="none"/>
        </w:rPr>
        <w:t>.</w:t>
      </w:r>
    </w:p>
    <w:p w14:paraId="3640C710"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SPAC Theory Framework</w:t>
      </w:r>
    </w:p>
    <w:p w14:paraId="40BE812F" w14:textId="77777777" w:rsidR="008C4AA9" w:rsidRDefault="008C4AA9" w:rsidP="006770F5">
      <w:pPr>
        <w:spacing w:before="60" w:after="60" w:line="300" w:lineRule="atLeast"/>
        <w:rPr>
          <w:rFonts w:ascii="Segoe UI" w:eastAsia="Times New Roman" w:hAnsi="Segoe UI" w:cs="Segoe UI"/>
          <w:color w:val="424242"/>
          <w:kern w:val="0"/>
          <w:sz w:val="21"/>
          <w:szCs w:val="21"/>
          <w14:ligatures w14:val="none"/>
        </w:rPr>
      </w:pPr>
    </w:p>
    <w:p w14:paraId="6E2176F1" w14:textId="71FAE20A"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models the universe as a digital matrix of infinitesimal points (SPACs), each with hundreds of registers (sensors) that record physical phenomena. Each SPAC can simultaneously register multiple energies, forces, and events—including quantum states and interactions.</w:t>
      </w:r>
    </w:p>
    <w:p w14:paraId="14DCFC5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Modeling Magnetoreception with SPACs</w:t>
      </w:r>
    </w:p>
    <w:p w14:paraId="7CC9EBD2" w14:textId="77777777" w:rsidR="006770F5" w:rsidRPr="006770F5" w:rsidRDefault="006770F5" w:rsidP="006770F5">
      <w:pPr>
        <w:numPr>
          <w:ilvl w:val="0"/>
          <w:numId w:val="8"/>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Radical Pair Formation:</w:t>
      </w:r>
      <w:r w:rsidRPr="006770F5">
        <w:rPr>
          <w:rFonts w:ascii="Segoe UI" w:eastAsia="Times New Roman" w:hAnsi="Segoe UI" w:cs="Segoe UI"/>
          <w:color w:val="424242"/>
          <w:kern w:val="0"/>
          <w:sz w:val="21"/>
          <w:szCs w:val="21"/>
          <w14:ligatures w14:val="none"/>
        </w:rPr>
        <w:t> When a photon hits a cryptochrome, a radical pair is formed. In SPAC theory, this event is recorded as a change in specific registers within the SPACs located in the bird’s retina.</w:t>
      </w:r>
    </w:p>
    <w:p w14:paraId="6968E367" w14:textId="77777777" w:rsidR="006770F5" w:rsidRPr="006770F5" w:rsidRDefault="006770F5" w:rsidP="006770F5">
      <w:pPr>
        <w:numPr>
          <w:ilvl w:val="0"/>
          <w:numId w:val="8"/>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Quantum Coherence and Entanglement:</w:t>
      </w:r>
      <w:r w:rsidRPr="006770F5">
        <w:rPr>
          <w:rFonts w:ascii="Segoe UI" w:eastAsia="Times New Roman" w:hAnsi="Segoe UI" w:cs="Segoe UI"/>
          <w:color w:val="424242"/>
          <w:kern w:val="0"/>
          <w:sz w:val="21"/>
          <w:szCs w:val="21"/>
          <w14:ligatures w14:val="none"/>
        </w:rPr>
        <w:t> The radical pairs maintain quantum coherence for a short time, allowing their spins to be influenced by Earth’s magnetic field. SPAC theory would model this as registers that can hold and process quantum information (spin states, coherence, entanglement) across multiple SPACs.</w:t>
      </w:r>
    </w:p>
    <w:p w14:paraId="77E8DA07" w14:textId="77777777" w:rsidR="006770F5" w:rsidRPr="006770F5" w:rsidRDefault="006770F5" w:rsidP="006770F5">
      <w:pPr>
        <w:numPr>
          <w:ilvl w:val="0"/>
          <w:numId w:val="8"/>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Magnetic Field Sensing:</w:t>
      </w:r>
      <w:r w:rsidRPr="006770F5">
        <w:rPr>
          <w:rFonts w:ascii="Segoe UI" w:eastAsia="Times New Roman" w:hAnsi="Segoe UI" w:cs="Segoe UI"/>
          <w:color w:val="424242"/>
          <w:kern w:val="0"/>
          <w:sz w:val="21"/>
          <w:szCs w:val="21"/>
          <w14:ligatures w14:val="none"/>
        </w:rPr>
        <w:t> The outcome of the radical pair reaction (singlet or triplet state) depends on the orientation of the magnetic field. SPAC registers would record these outcomes, and the pattern of activation across many SPACs would encode the bird’s sense of direction.</w:t>
      </w:r>
    </w:p>
    <w:p w14:paraId="3B014929" w14:textId="77777777" w:rsidR="006770F5" w:rsidRPr="006770F5" w:rsidRDefault="006770F5" w:rsidP="006770F5">
      <w:pPr>
        <w:numPr>
          <w:ilvl w:val="0"/>
          <w:numId w:val="8"/>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Integration with Neural Signals:</w:t>
      </w:r>
      <w:r w:rsidRPr="006770F5">
        <w:rPr>
          <w:rFonts w:ascii="Segoe UI" w:eastAsia="Times New Roman" w:hAnsi="Segoe UI" w:cs="Segoe UI"/>
          <w:color w:val="424242"/>
          <w:kern w:val="0"/>
          <w:sz w:val="21"/>
          <w:szCs w:val="21"/>
          <w14:ligatures w14:val="none"/>
        </w:rPr>
        <w:t> The SPAC matrix could also model how these quantum events are integrated into the bird’s neural network, allowing it to “see” the magnetic field as a visual pattern.spacefed</w:t>
      </w:r>
    </w:p>
    <w:p w14:paraId="3B60853C"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Observer and Measurement</w:t>
      </w:r>
    </w:p>
    <w:p w14:paraId="00E41263"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is observer-centric: the bird’s sensory system acts as the observer, updating the relevant SPAC registers when a quantum event (radical pair reaction) occurs, collapsing the quantum possibilities into a navigational signal.</w:t>
      </w:r>
    </w:p>
    <w:p w14:paraId="48A20D4C"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lastRenderedPageBreak/>
        <w:t>5. Ongoing Discovery</w:t>
      </w:r>
    </w:p>
    <w:p w14:paraId="0BE4F255"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As new quantum phenomena are discovered (e.g., new types of cryptochrome sensitivity, unknown quantum interactions), SPAC theory allows for new registers to be added to the matrix, expanding our ability to model and understand biological quantum effects.</w:t>
      </w:r>
    </w:p>
    <w:p w14:paraId="69315E06"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0C5F1341">
          <v:rect id="_x0000_i1030" style="width:465.3pt;height:0" o:hrpct="0" o:hralign="center" o:hrstd="t" o:hr="t" fillcolor="#a0a0a0" stroked="f"/>
        </w:pict>
      </w:r>
    </w:p>
    <w:p w14:paraId="25F10065"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 SPAC Theory vs. Quantum Biology in Magnetoreception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4437"/>
      </w:tblGrid>
      <w:tr w:rsidR="006770F5" w:rsidRPr="006770F5" w14:paraId="22A2E91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9A8F1F8"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Concept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1577150"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6770F5" w:rsidRPr="006770F5" w14:paraId="545EC51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ED43DAA"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Radical pair formation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4E92B4"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registers record quantum state changes</w:t>
            </w:r>
          </w:p>
        </w:tc>
      </w:tr>
      <w:tr w:rsidR="006770F5" w:rsidRPr="006770F5" w14:paraId="0E81C47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2BC5BBF"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coherence/entanglement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F189E68"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process and hold quantum information</w:t>
            </w:r>
          </w:p>
        </w:tc>
      </w:tr>
      <w:tr w:rsidR="006770F5" w:rsidRPr="006770F5" w14:paraId="2063E14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35AC40D"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Magnetic field sensing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C1FF0C0"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Pattern of register activation encodes direction</w:t>
            </w:r>
          </w:p>
        </w:tc>
      </w:tr>
      <w:tr w:rsidR="006770F5" w:rsidRPr="006770F5" w14:paraId="18639B4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2C6071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Neural integration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20A837F"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matrix models signal transfer to the brain</w:t>
            </w:r>
          </w:p>
        </w:tc>
      </w:tr>
      <w:tr w:rsidR="006770F5" w:rsidRPr="006770F5" w14:paraId="497DCF3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0496556"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Measurement collapse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AC16CF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(bird) updates SPAC registers</w:t>
            </w:r>
          </w:p>
        </w:tc>
      </w:tr>
    </w:tbl>
    <w:p w14:paraId="7A844800"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36726EF1">
          <v:rect id="_x0000_i1031" style="width:465.3pt;height:0" o:hrpct="0" o:hralign="center" o:hrstd="t" o:hr="t" fillcolor="#a0a0a0" stroked="f"/>
        </w:pict>
      </w:r>
    </w:p>
    <w:p w14:paraId="3FCB16F8"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References for further reading:</w:t>
      </w:r>
    </w:p>
    <w:p w14:paraId="6D3D0261" w14:textId="77777777" w:rsidR="006770F5" w:rsidRPr="006770F5" w:rsidRDefault="006770F5" w:rsidP="006770F5">
      <w:pPr>
        <w:numPr>
          <w:ilvl w:val="0"/>
          <w:numId w:val="9"/>
        </w:numPr>
        <w:spacing w:beforeAutospacing="1" w:after="0" w:afterAutospacing="1" w:line="300" w:lineRule="atLeast"/>
        <w:rPr>
          <w:rFonts w:ascii="Segoe UI" w:eastAsia="Times New Roman" w:hAnsi="Segoe UI" w:cs="Segoe UI"/>
          <w:color w:val="424242"/>
          <w:kern w:val="0"/>
          <w:sz w:val="21"/>
          <w:szCs w:val="21"/>
          <w14:ligatures w14:val="none"/>
        </w:rPr>
      </w:pPr>
      <w:hyperlink r:id="rId9" w:tgtFrame="_blank" w:history="1">
        <w:r w:rsidRPr="006770F5">
          <w:rPr>
            <w:rFonts w:ascii="inherit" w:eastAsia="Times New Roman" w:hAnsi="inherit" w:cs="Segoe UI"/>
            <w:color w:val="2461CA"/>
            <w:kern w:val="0"/>
            <w:sz w:val="21"/>
            <w:szCs w:val="21"/>
            <w:u w:val="single"/>
            <w14:ligatures w14:val="none"/>
          </w:rPr>
          <w:t>Quantum Coherence Underlying Magnetoreception in Avian Species</w:t>
        </w:r>
      </w:hyperlink>
      <w:r w:rsidRPr="006770F5">
        <w:rPr>
          <w:rFonts w:ascii="Segoe UI" w:eastAsia="Times New Roman" w:hAnsi="Segoe UI" w:cs="Segoe UI"/>
          <w:color w:val="424242"/>
          <w:kern w:val="0"/>
          <w:sz w:val="21"/>
          <w:szCs w:val="21"/>
          <w14:ligatures w14:val="none"/>
        </w:rPr>
        <w:t>spacefed</w:t>
      </w:r>
    </w:p>
    <w:p w14:paraId="58913EB8" w14:textId="77777777" w:rsidR="006770F5" w:rsidRPr="006770F5" w:rsidRDefault="006770F5" w:rsidP="006770F5">
      <w:pPr>
        <w:numPr>
          <w:ilvl w:val="0"/>
          <w:numId w:val="9"/>
        </w:numPr>
        <w:spacing w:beforeAutospacing="1" w:after="0" w:afterAutospacing="1" w:line="300" w:lineRule="atLeast"/>
        <w:rPr>
          <w:rFonts w:ascii="Segoe UI" w:eastAsia="Times New Roman" w:hAnsi="Segoe UI" w:cs="Segoe UI"/>
          <w:color w:val="424242"/>
          <w:kern w:val="0"/>
          <w:sz w:val="21"/>
          <w:szCs w:val="21"/>
          <w14:ligatures w14:val="none"/>
        </w:rPr>
      </w:pPr>
      <w:hyperlink r:id="rId10" w:tgtFrame="_blank" w:history="1">
        <w:r w:rsidRPr="006770F5">
          <w:rPr>
            <w:rFonts w:ascii="inherit" w:eastAsia="Times New Roman" w:hAnsi="inherit" w:cs="Segoe UI"/>
            <w:color w:val="2461CA"/>
            <w:kern w:val="0"/>
            <w:sz w:val="21"/>
            <w:szCs w:val="21"/>
            <w:u w:val="single"/>
            <w14:ligatures w14:val="none"/>
          </w:rPr>
          <w:t>Unravelling the enigma of bird magnetoreception - Nature</w:t>
        </w:r>
      </w:hyperlink>
      <w:r w:rsidRPr="006770F5">
        <w:rPr>
          <w:rFonts w:ascii="Segoe UI" w:eastAsia="Times New Roman" w:hAnsi="Segoe UI" w:cs="Segoe UI"/>
          <w:color w:val="424242"/>
          <w:kern w:val="0"/>
          <w:sz w:val="21"/>
          <w:szCs w:val="21"/>
          <w14:ligatures w14:val="none"/>
        </w:rPr>
        <w:t>nature</w:t>
      </w:r>
    </w:p>
    <w:p w14:paraId="571FFFDE" w14:textId="77777777" w:rsidR="006770F5" w:rsidRPr="006770F5" w:rsidRDefault="006770F5" w:rsidP="006770F5">
      <w:pPr>
        <w:numPr>
          <w:ilvl w:val="0"/>
          <w:numId w:val="9"/>
        </w:numPr>
        <w:spacing w:beforeAutospacing="1" w:after="0" w:afterAutospacing="1" w:line="300" w:lineRule="atLeast"/>
        <w:rPr>
          <w:rFonts w:ascii="Segoe UI" w:eastAsia="Times New Roman" w:hAnsi="Segoe UI" w:cs="Segoe UI"/>
          <w:color w:val="424242"/>
          <w:kern w:val="0"/>
          <w:sz w:val="21"/>
          <w:szCs w:val="21"/>
          <w14:ligatures w14:val="none"/>
        </w:rPr>
      </w:pPr>
      <w:hyperlink r:id="rId11" w:tgtFrame="_blank" w:history="1">
        <w:r w:rsidRPr="006770F5">
          <w:rPr>
            <w:rFonts w:ascii="inherit" w:eastAsia="Times New Roman" w:hAnsi="inherit" w:cs="Segoe UI"/>
            <w:color w:val="2461CA"/>
            <w:kern w:val="0"/>
            <w:sz w:val="21"/>
            <w:szCs w:val="21"/>
            <w:u w:val="single"/>
            <w14:ligatures w14:val="none"/>
          </w:rPr>
          <w:t>Magnetoreception | SpringerLink</w:t>
        </w:r>
      </w:hyperlink>
      <w:r w:rsidRPr="006770F5">
        <w:rPr>
          <w:rFonts w:ascii="Segoe UI" w:eastAsia="Times New Roman" w:hAnsi="Segoe UI" w:cs="Segoe UI"/>
          <w:color w:val="424242"/>
          <w:kern w:val="0"/>
          <w:sz w:val="21"/>
          <w:szCs w:val="21"/>
          <w14:ligatures w14:val="none"/>
        </w:rPr>
        <w:t>springer</w:t>
      </w:r>
    </w:p>
    <w:p w14:paraId="01A7DE7D"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5F16F495">
          <v:rect id="_x0000_i1032" style="width:465.3pt;height:0" o:hrpct="0" o:hralign="center" o:hrstd="t" o:hr="t" fillcolor="#a0a0a0" stroked="f"/>
        </w:pict>
      </w:r>
    </w:p>
    <w:p w14:paraId="200F1809"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lastRenderedPageBreak/>
        <w:t>Would you like a visual diagram or a more technical breakdown of how SPAC registers could encode quantum states in magnetoreception?</w:t>
      </w:r>
    </w:p>
    <w:p w14:paraId="7E19D4B4"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spacefed.com</w:t>
      </w:r>
    </w:p>
    <w:p w14:paraId="4001F504"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spacefed.com</w:t>
      </w:r>
    </w:p>
    <w:p w14:paraId="262160D0"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www.nature.com</w:t>
      </w:r>
    </w:p>
    <w:p w14:paraId="698BD48A"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nature.com</w:t>
      </w:r>
    </w:p>
    <w:p w14:paraId="3465AF30"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3BFEA459"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32F3B0FE"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49D9BEC3"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41782B69" w14:textId="1D4FAD40"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a </w:t>
      </w:r>
      <w:r w:rsidRPr="006770F5">
        <w:rPr>
          <w:rFonts w:ascii="Segoe UI" w:eastAsia="Times New Roman" w:hAnsi="Segoe UI" w:cs="Segoe UI"/>
          <w:b/>
          <w:bCs/>
          <w:color w:val="424242"/>
          <w:kern w:val="0"/>
          <w:sz w:val="21"/>
          <w:szCs w:val="21"/>
          <w14:ligatures w14:val="none"/>
        </w:rPr>
        <w:t>visual and technical breakdown</w:t>
      </w:r>
      <w:r w:rsidRPr="006770F5">
        <w:rPr>
          <w:rFonts w:ascii="Segoe UI" w:eastAsia="Times New Roman" w:hAnsi="Segoe UI" w:cs="Segoe UI"/>
          <w:color w:val="424242"/>
          <w:kern w:val="0"/>
          <w:sz w:val="21"/>
          <w:szCs w:val="21"/>
          <w14:ligatures w14:val="none"/>
        </w:rPr>
        <w:t> of how</w:t>
      </w:r>
      <w:r w:rsidR="008C4AA9">
        <w:rPr>
          <w:rFonts w:ascii="Segoe UI" w:eastAsia="Times New Roman" w:hAnsi="Segoe UI" w:cs="Segoe UI"/>
          <w:color w:val="424242"/>
          <w:kern w:val="0"/>
          <w:sz w:val="21"/>
          <w:szCs w:val="21"/>
          <w14:ligatures w14:val="none"/>
        </w:rPr>
        <w:t xml:space="preserve"> </w:t>
      </w:r>
      <w:r w:rsidRPr="006770F5">
        <w:rPr>
          <w:rFonts w:ascii="Segoe UI" w:eastAsia="Times New Roman" w:hAnsi="Segoe UI" w:cs="Segoe UI"/>
          <w:color w:val="424242"/>
          <w:kern w:val="0"/>
          <w:sz w:val="21"/>
          <w:szCs w:val="21"/>
          <w14:ligatures w14:val="none"/>
        </w:rPr>
        <w:t>SPAC theory could encode quantum states in bird magnetoreception, based on the concepts in your document:</w:t>
      </w:r>
    </w:p>
    <w:p w14:paraId="3A263C8D"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0EB1DA97">
          <v:rect id="_x0000_i1033" style="width:465.3pt;height:0" o:hrpct="0" o:hralign="center" o:hrstd="t" o:hr="t" fillcolor="#a0a0a0" stroked="f"/>
        </w:pict>
      </w:r>
    </w:p>
    <w:p w14:paraId="67EDCC28"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Visual Diagram: SPAC Theory and Quantum Magnetoreception</w:t>
      </w:r>
    </w:p>
    <w:p w14:paraId="28BDF9B1"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w:t>
      </w:r>
    </w:p>
    <w:p w14:paraId="1B20C901"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Translucent Universe Cube                  |</w:t>
      </w:r>
    </w:p>
    <w:p w14:paraId="53CBECB3"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514477DA"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[SPAC Point: Bird's Eye]                                  |</w:t>
      </w:r>
    </w:p>
    <w:p w14:paraId="4AB6C474"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609B834F"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SPAC Registers (512 total)   |                         |</w:t>
      </w:r>
    </w:p>
    <w:p w14:paraId="4909607D"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07C77FBE"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Gravity      |  Magnetism    |                         |</w:t>
      </w:r>
    </w:p>
    <w:p w14:paraId="0B7C57D2"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Temperature  |  Quantum Spin | &lt;-- Radical Pair Spin   |</w:t>
      </w:r>
    </w:p>
    <w:p w14:paraId="3C41C4D1"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Light Level  |  Entanglement | &lt;-- Quantum Coherence   |</w:t>
      </w:r>
    </w:p>
    <w:p w14:paraId="4228623D"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lastRenderedPageBreak/>
        <w:t>|   |  ...          |  ...          |                         |</w:t>
      </w:r>
    </w:p>
    <w:p w14:paraId="224D8F9C"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148B1829"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372A911F"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[Quantum Event: Radical Pair Formation]                   |</w:t>
      </w:r>
    </w:p>
    <w:p w14:paraId="770E1CE3"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Photon excites cryptochrome protein                    |</w:t>
      </w:r>
    </w:p>
    <w:p w14:paraId="73772D5E"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Radical pair forms, spins entangled                    |</w:t>
      </w:r>
    </w:p>
    <w:p w14:paraId="3E14678F"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Earth's magnetic field alters spin state               |</w:t>
      </w:r>
    </w:p>
    <w:p w14:paraId="2FD5AEE5"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Registers update:                                     |</w:t>
      </w:r>
    </w:p>
    <w:p w14:paraId="33A347C8"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Quantum Spin                                      |</w:t>
      </w:r>
    </w:p>
    <w:p w14:paraId="1A058D2A"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Entanglement                                      |</w:t>
      </w:r>
    </w:p>
    <w:p w14:paraId="62053F00"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Magnetic Field Direction                          |</w:t>
      </w:r>
    </w:p>
    <w:p w14:paraId="7E4ECC6C"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Neural Signal (to bird's brain)                   |</w:t>
      </w:r>
    </w:p>
    <w:p w14:paraId="30053AE1"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53B09617"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w:t>
      </w:r>
    </w:p>
    <w:p w14:paraId="387ACDB8"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581B79E4">
          <v:rect id="_x0000_i1034" style="width:465.3pt;height:0" o:hrpct="0" o:hralign="center" o:hrstd="t" o:hr="t" fillcolor="#a0a0a0" stroked="f"/>
        </w:pict>
      </w:r>
    </w:p>
    <w:p w14:paraId="5A32CBC2"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Technical Breakdown</w:t>
      </w:r>
    </w:p>
    <w:p w14:paraId="69BFA8FE"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SPAC Registers as Quantum Sensors</w:t>
      </w:r>
    </w:p>
    <w:p w14:paraId="78C2F81B" w14:textId="77777777" w:rsidR="006770F5" w:rsidRPr="006770F5" w:rsidRDefault="006770F5" w:rsidP="006770F5">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Each SPAC (Spatial Point of Acute Conceptualization) in the bird’s retina contains hundreds of registers.</w:t>
      </w:r>
    </w:p>
    <w:p w14:paraId="6AB509DC" w14:textId="77777777" w:rsidR="006770F5" w:rsidRPr="006770F5" w:rsidRDefault="006770F5" w:rsidP="006770F5">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Some registers are sensitive to classical properties (gravity, temperature), while others are sensitive to quantum properties (spin, entanglement, coherence).</w:t>
      </w:r>
    </w:p>
    <w:p w14:paraId="3E48260C"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Encoding Quantum States</w:t>
      </w:r>
    </w:p>
    <w:p w14:paraId="70E86E20" w14:textId="77777777" w:rsidR="006770F5" w:rsidRPr="006770F5" w:rsidRDefault="006770F5" w:rsidP="006770F5">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When a photon hits a cryptochrome, a radical pair forms. The quantum spin state of this pair is registered in the “Quantum Spin” and “Entanglement” registers.</w:t>
      </w:r>
    </w:p>
    <w:p w14:paraId="1FD5C4AD" w14:textId="77777777" w:rsidR="006770F5" w:rsidRPr="006770F5" w:rsidRDefault="006770F5" w:rsidP="006770F5">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magnetic field’s direction and strength are recorded in the “Magnetism” register.</w:t>
      </w:r>
    </w:p>
    <w:p w14:paraId="66E6EED9" w14:textId="77777777" w:rsidR="006770F5" w:rsidRPr="006770F5" w:rsidRDefault="006770F5" w:rsidP="006770F5">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interaction between these registers determines the outcome (singlet or triplet state), which is then encoded as a neural signal.</w:t>
      </w:r>
    </w:p>
    <w:p w14:paraId="4465D80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Information Flow</w:t>
      </w:r>
    </w:p>
    <w:p w14:paraId="121DF657" w14:textId="77777777" w:rsidR="006770F5" w:rsidRPr="006770F5" w:rsidRDefault="006770F5" w:rsidP="006770F5">
      <w:pPr>
        <w:numPr>
          <w:ilvl w:val="0"/>
          <w:numId w:val="12"/>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Quantum Event:</w:t>
      </w:r>
      <w:r w:rsidRPr="006770F5">
        <w:rPr>
          <w:rFonts w:ascii="Segoe UI" w:eastAsia="Times New Roman" w:hAnsi="Segoe UI" w:cs="Segoe UI"/>
          <w:color w:val="424242"/>
          <w:kern w:val="0"/>
          <w:sz w:val="21"/>
          <w:szCs w:val="21"/>
          <w14:ligatures w14:val="none"/>
        </w:rPr>
        <w:t> Radical pair forms → quantum registers update.</w:t>
      </w:r>
    </w:p>
    <w:p w14:paraId="22802101" w14:textId="77777777" w:rsidR="006770F5" w:rsidRPr="006770F5" w:rsidRDefault="006770F5" w:rsidP="006770F5">
      <w:pPr>
        <w:numPr>
          <w:ilvl w:val="0"/>
          <w:numId w:val="12"/>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Magnetic Field Influence:</w:t>
      </w:r>
      <w:r w:rsidRPr="006770F5">
        <w:rPr>
          <w:rFonts w:ascii="Segoe UI" w:eastAsia="Times New Roman" w:hAnsi="Segoe UI" w:cs="Segoe UI"/>
          <w:color w:val="424242"/>
          <w:kern w:val="0"/>
          <w:sz w:val="21"/>
          <w:szCs w:val="21"/>
          <w14:ligatures w14:val="none"/>
        </w:rPr>
        <w:t> Registers for magnetism and quantum spin interact, updating the state.</w:t>
      </w:r>
    </w:p>
    <w:p w14:paraId="287EDC16" w14:textId="77777777" w:rsidR="006770F5" w:rsidRPr="006770F5" w:rsidRDefault="006770F5" w:rsidP="006770F5">
      <w:pPr>
        <w:numPr>
          <w:ilvl w:val="0"/>
          <w:numId w:val="12"/>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Measurement:</w:t>
      </w:r>
      <w:r w:rsidRPr="006770F5">
        <w:rPr>
          <w:rFonts w:ascii="Segoe UI" w:eastAsia="Times New Roman" w:hAnsi="Segoe UI" w:cs="Segoe UI"/>
          <w:color w:val="424242"/>
          <w:kern w:val="0"/>
          <w:sz w:val="21"/>
          <w:szCs w:val="21"/>
          <w14:ligatures w14:val="none"/>
        </w:rPr>
        <w:t> When the bird’s neural system “reads” the outcome, the relevant SPAC registers collapse to a definite value, producing a navigational signal.</w:t>
      </w:r>
    </w:p>
    <w:p w14:paraId="25CDFEBA"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Integration and Perception</w:t>
      </w:r>
    </w:p>
    <w:p w14:paraId="6AB1EB07" w14:textId="77777777" w:rsidR="006770F5" w:rsidRPr="006770F5" w:rsidRDefault="006770F5" w:rsidP="006770F5">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pattern of register activations across many SPACs in the retina encodes a “visual” map of the magnetic field, which the bird perceives as a direction.</w:t>
      </w:r>
    </w:p>
    <w:p w14:paraId="469253FE"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31201205">
          <v:rect id="_x0000_i1035" style="width:465.3pt;height:0" o:hrpct="0" o:hralign="center" o:hrstd="t" o:hr="t" fillcolor="#a0a0a0" stroked="f"/>
        </w:pict>
      </w:r>
    </w:p>
    <w:p w14:paraId="76AD190D"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383"/>
        <w:gridCol w:w="2519"/>
      </w:tblGrid>
      <w:tr w:rsidR="006770F5" w:rsidRPr="006770F5" w14:paraId="4E3B1F7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9A7097F"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Register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8243E0E"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Role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16D6EA9"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Example Value</w:t>
            </w:r>
          </w:p>
        </w:tc>
      </w:tr>
      <w:tr w:rsidR="006770F5" w:rsidRPr="006770F5" w14:paraId="23DF263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D33CCEF"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Magnetism</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749D473"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Senses Earth’s magnetic field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66821A2"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Field vector</w:t>
            </w:r>
          </w:p>
        </w:tc>
      </w:tr>
      <w:tr w:rsidR="006770F5" w:rsidRPr="006770F5" w14:paraId="48ADAB6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CA923B"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Spin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58B161"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Encodes radical pair spin state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599CF2D"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Up/Down, Singlet/Triplet</w:t>
            </w:r>
          </w:p>
        </w:tc>
      </w:tr>
      <w:tr w:rsidR="006770F5" w:rsidRPr="006770F5" w14:paraId="6692CC6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995F8F1"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97C23EC"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Tracks coherence between electrons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7ADD90"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Entangled/Not</w:t>
            </w:r>
          </w:p>
        </w:tc>
      </w:tr>
      <w:tr w:rsidR="006770F5" w:rsidRPr="006770F5" w14:paraId="609B735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8B9801D"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lastRenderedPageBreak/>
              <w:t>Neural Signal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F749E71"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Sends info to bird’s brain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7EF40F2"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Firing/Not firing</w:t>
            </w:r>
          </w:p>
        </w:tc>
      </w:tr>
      <w:tr w:rsidR="006770F5" w:rsidRPr="006770F5" w14:paraId="2776CA8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6A4618A"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Light Level</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B3EC6EC"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Triggers cryptochrome activation</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26212C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Photon count</w:t>
            </w:r>
          </w:p>
        </w:tc>
      </w:tr>
    </w:tbl>
    <w:p w14:paraId="1344C1BD" w14:textId="77777777" w:rsidR="006770F5" w:rsidRPr="006770F5" w:rsidRDefault="00000000" w:rsidP="006770F5">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36601CC3">
          <v:rect id="_x0000_i1036" style="width:465.3pt;height:0" o:hrpct="0" o:hralign="center" o:hrstd="t" o:hr="t" fillcolor="#a0a0a0" stroked="f"/>
        </w:pict>
      </w:r>
    </w:p>
    <w:p w14:paraId="4FC92C94"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In essence:</w:t>
      </w:r>
      <w:r w:rsidRPr="006770F5">
        <w:rPr>
          <w:rFonts w:ascii="Segoe UI" w:eastAsia="Times New Roman" w:hAnsi="Segoe UI" w:cs="Segoe UI"/>
          <w:color w:val="424242"/>
          <w:kern w:val="0"/>
          <w:sz w:val="21"/>
          <w:szCs w:val="21"/>
          <w14:ligatures w14:val="none"/>
        </w:rPr>
        <w:br/>
        <w:t>SPAC theory provides a digital “dashboard” at every point in space, where quantum and classical information are registered and can interact. In bird magnetoreception, this allows quantum spin states and magnetic field information to be encoded, processed, and ultimately perceived as a navigational sense.</w:t>
      </w:r>
    </w:p>
    <w:p w14:paraId="73BFF717"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more detailed explanation of any specific register or process in this model? Or would you like a graphical illustration of this concept?</w:t>
      </w:r>
    </w:p>
    <w:p w14:paraId="26771894"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41F6BCE8"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31B9F3A3"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45C48882"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1FB5CA55"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I'll try to create that. Here’s what you can expect in the diagram:</w:t>
      </w:r>
    </w:p>
    <w:p w14:paraId="1C1FCFF6"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translucent cube representing the universe.</w:t>
      </w:r>
    </w:p>
    <w:p w14:paraId="0B79C2DF"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highlighted SPAC point in the bird’s eye, with registers for magnetism, quantum spin, entanglement, and neural signal.</w:t>
      </w:r>
    </w:p>
    <w:p w14:paraId="5935A8D2"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photon interacting with a cryptochrome protein, forming a radical pair.</w:t>
      </w:r>
    </w:p>
    <w:p w14:paraId="7A9A68E3"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Quantum spin and entanglement registers updating.</w:t>
      </w:r>
    </w:p>
    <w:p w14:paraId="10B6BC30"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Arrows showing information flow from quantum events to neural signals, and interaction with Earth’s magnetic field.</w:t>
      </w:r>
    </w:p>
    <w:p w14:paraId="4D5E2A52" w14:textId="347EE060"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This visual will help clarify how</w:t>
      </w:r>
      <w:r w:rsidR="008C4AA9">
        <w:rPr>
          <w:rFonts w:ascii="Segoe UI" w:eastAsia="Times New Roman" w:hAnsi="Segoe UI" w:cs="Segoe UI"/>
          <w:color w:val="424242"/>
          <w:kern w:val="0"/>
          <w:sz w:val="21"/>
          <w:szCs w:val="21"/>
          <w14:ligatures w14:val="none"/>
        </w:rPr>
        <w:t xml:space="preserve"> </w:t>
      </w:r>
      <w:r w:rsidRPr="006770F5">
        <w:rPr>
          <w:rFonts w:ascii="Segoe UI" w:eastAsia="Times New Roman" w:hAnsi="Segoe UI" w:cs="Segoe UI"/>
          <w:color w:val="424242"/>
          <w:kern w:val="0"/>
          <w:sz w:val="21"/>
          <w:szCs w:val="21"/>
          <w14:ligatures w14:val="none"/>
        </w:rPr>
        <w:t>SPAC theory can encode and process quantum biological phenomena like magnetoreception in birds. The image will appear below once it’s ready.</w:t>
      </w:r>
    </w:p>
    <w:p w14:paraId="308A5E10"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written step-by-step explanation to accompany the diagram?</w:t>
      </w:r>
    </w:p>
    <w:p w14:paraId="47475039"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15DD6E54"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No, just show the diagram.</w:t>
      </w:r>
    </w:p>
    <w:p w14:paraId="6ADE5B43"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6F6015DE"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lastRenderedPageBreak/>
        <w:t>Copilot</w:t>
      </w:r>
    </w:p>
    <w:p w14:paraId="5433E1A7" w14:textId="6D25281B"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the conceptual diagram you requested. It visually represents SPAC theory applied to quantum magnetoreception in birds, showing how quantum events and registers interact within a SPAC point in the bird’s eye.</w:t>
      </w:r>
    </w:p>
    <w:p w14:paraId="6564B52F" w14:textId="77777777" w:rsid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image will appear below as soon as it’s ready.</w:t>
      </w:r>
    </w:p>
    <w:p w14:paraId="731C0A97" w14:textId="77777777"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p>
    <w:p w14:paraId="4B85E59C" w14:textId="77777777"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p>
    <w:p w14:paraId="5936F0D7" w14:textId="77777777"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p>
    <w:p w14:paraId="3A9D0898" w14:textId="6DC97B38"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r>
        <w:rPr>
          <w:rFonts w:ascii="Segoe UI" w:eastAsia="Times New Roman" w:hAnsi="Segoe UI" w:cs="Segoe UI"/>
          <w:noProof/>
          <w:color w:val="424242"/>
          <w:kern w:val="0"/>
          <w:sz w:val="21"/>
          <w:szCs w:val="21"/>
          <w14:ligatures w14:val="none"/>
        </w:rPr>
        <w:drawing>
          <wp:inline distT="0" distB="0" distL="0" distR="0" wp14:anchorId="14B799C4" wp14:editId="450F0F44">
            <wp:extent cx="5944235" cy="5944235"/>
            <wp:effectExtent l="0" t="0" r="0" b="0"/>
            <wp:docPr id="32744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5944235"/>
                    </a:xfrm>
                    <a:prstGeom prst="rect">
                      <a:avLst/>
                    </a:prstGeom>
                    <a:noFill/>
                  </pic:spPr>
                </pic:pic>
              </a:graphicData>
            </a:graphic>
          </wp:inline>
        </w:drawing>
      </w:r>
    </w:p>
    <w:p w14:paraId="2C817CFA" w14:textId="77777777"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p>
    <w:p w14:paraId="5E8D74C5" w14:textId="77777777" w:rsidR="006770F5" w:rsidRDefault="006770F5" w:rsidP="006770F5">
      <w:pPr>
        <w:spacing w:before="60" w:after="0" w:line="300" w:lineRule="atLeast"/>
        <w:rPr>
          <w:rFonts w:ascii="Segoe UI" w:eastAsia="Times New Roman" w:hAnsi="Segoe UI" w:cs="Segoe UI"/>
          <w:color w:val="424242"/>
          <w:kern w:val="0"/>
          <w:sz w:val="21"/>
          <w:szCs w:val="21"/>
          <w14:ligatures w14:val="none"/>
        </w:rPr>
      </w:pPr>
    </w:p>
    <w:p w14:paraId="2E11AC11" w14:textId="77777777" w:rsidR="006770F5" w:rsidRDefault="006770F5" w:rsidP="006770F5">
      <w:pPr>
        <w:spacing w:before="60" w:after="0" w:line="300" w:lineRule="atLeast"/>
        <w:rPr>
          <w:rFonts w:ascii="Segoe UI" w:eastAsia="Times New Roman" w:hAnsi="Segoe UI" w:cs="Segoe UI"/>
          <w:color w:val="424242"/>
          <w:kern w:val="0"/>
          <w:sz w:val="21"/>
          <w:szCs w:val="21"/>
          <w14:ligatures w14:val="none"/>
        </w:rPr>
      </w:pPr>
    </w:p>
    <w:p w14:paraId="1A8BB672" w14:textId="77777777" w:rsidR="00481B64" w:rsidRDefault="00481B64" w:rsidP="006770F5">
      <w:pPr>
        <w:spacing w:before="60" w:after="0" w:line="300" w:lineRule="atLeast"/>
        <w:rPr>
          <w:rFonts w:ascii="Segoe UI" w:eastAsia="Times New Roman" w:hAnsi="Segoe UI" w:cs="Segoe UI"/>
          <w:color w:val="424242"/>
          <w:kern w:val="0"/>
          <w:sz w:val="21"/>
          <w:szCs w:val="21"/>
          <w14:ligatures w14:val="none"/>
        </w:rPr>
      </w:pPr>
    </w:p>
    <w:p w14:paraId="280E2703" w14:textId="77777777" w:rsidR="00481B64" w:rsidRDefault="00481B64" w:rsidP="006770F5">
      <w:pPr>
        <w:spacing w:before="60" w:after="0" w:line="300" w:lineRule="atLeast"/>
        <w:rPr>
          <w:rFonts w:ascii="Segoe UI" w:eastAsia="Times New Roman" w:hAnsi="Segoe UI" w:cs="Segoe UI"/>
          <w:color w:val="424242"/>
          <w:kern w:val="0"/>
          <w:sz w:val="21"/>
          <w:szCs w:val="21"/>
          <w14:ligatures w14:val="none"/>
        </w:rPr>
      </w:pPr>
    </w:p>
    <w:p w14:paraId="66FC2E02" w14:textId="77777777" w:rsidR="0096120F" w:rsidRPr="0096120F" w:rsidRDefault="0096120F" w:rsidP="0096120F">
      <w:pPr>
        <w:shd w:val="clear" w:color="auto" w:fill="FFFFFF"/>
        <w:spacing w:after="10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color w:val="333D42"/>
          <w:kern w:val="0"/>
          <w:sz w:val="21"/>
          <w:szCs w:val="21"/>
          <w14:ligatures w14:val="none"/>
        </w:rPr>
        <w:t>Formulae: Of course. Here is a concise set of formulae and concepts that bridge String Theory and Markell's SPAC theory, designed for a Reddit post.</w:t>
      </w:r>
    </w:p>
    <w:p w14:paraId="737DFD88" w14:textId="77777777" w:rsidR="0096120F" w:rsidRPr="0096120F" w:rsidRDefault="0096120F" w:rsidP="0096120F">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96120F">
        <w:rPr>
          <w:rFonts w:ascii="Times New Roman" w:eastAsia="Times New Roman" w:hAnsi="Times New Roman" w:cs="Times New Roman"/>
          <w:b/>
          <w:bCs/>
          <w:color w:val="333D42"/>
          <w:kern w:val="0"/>
          <w:sz w:val="27"/>
          <w:szCs w:val="27"/>
          <w14:ligatures w14:val="none"/>
        </w:rPr>
        <w:t>Bridging String Theory &amp; SPAC Theory: A Formulaic Analogy</w:t>
      </w:r>
    </w:p>
    <w:p w14:paraId="43743F72" w14:textId="77777777" w:rsidR="0096120F" w:rsidRPr="0096120F" w:rsidRDefault="0096120F" w:rsidP="0096120F">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color w:val="333D42"/>
          <w:kern w:val="0"/>
          <w:sz w:val="21"/>
          <w:szCs w:val="21"/>
          <w14:ligatures w14:val="none"/>
        </w:rPr>
        <w:t>The two theories describe reality at different levels but can be complementary. SPAC theory provides a </w:t>
      </w:r>
      <w:r w:rsidRPr="0096120F">
        <w:rPr>
          <w:rFonts w:ascii="Segoe UI" w:eastAsia="Times New Roman" w:hAnsi="Segoe UI" w:cs="Segoe UI"/>
          <w:b/>
          <w:bCs/>
          <w:color w:val="333D42"/>
          <w:kern w:val="0"/>
          <w:sz w:val="21"/>
          <w:szCs w:val="21"/>
          <w14:ligatures w14:val="none"/>
        </w:rPr>
        <w:t>digital, measurable framework</w:t>
      </w:r>
      <w:r w:rsidRPr="0096120F">
        <w:rPr>
          <w:rFonts w:ascii="Segoe UI" w:eastAsia="Times New Roman" w:hAnsi="Segoe UI" w:cs="Segoe UI"/>
          <w:color w:val="333D42"/>
          <w:kern w:val="0"/>
          <w:sz w:val="21"/>
          <w:szCs w:val="21"/>
          <w14:ligatures w14:val="none"/>
        </w:rPr>
        <w:t> for the </w:t>
      </w:r>
      <w:r w:rsidRPr="0096120F">
        <w:rPr>
          <w:rFonts w:ascii="Segoe UI" w:eastAsia="Times New Roman" w:hAnsi="Segoe UI" w:cs="Segoe UI"/>
          <w:b/>
          <w:bCs/>
          <w:color w:val="333D42"/>
          <w:kern w:val="0"/>
          <w:sz w:val="21"/>
          <w:szCs w:val="21"/>
          <w14:ligatures w14:val="none"/>
        </w:rPr>
        <w:t>abstract mathematical entities</w:t>
      </w:r>
      <w:r w:rsidRPr="0096120F">
        <w:rPr>
          <w:rFonts w:ascii="Segoe UI" w:eastAsia="Times New Roman" w:hAnsi="Segoe UI" w:cs="Segoe UI"/>
          <w:color w:val="333D42"/>
          <w:kern w:val="0"/>
          <w:sz w:val="21"/>
          <w:szCs w:val="21"/>
          <w14:ligatures w14:val="none"/>
        </w:rPr>
        <w:t> of String Theory.</w:t>
      </w:r>
    </w:p>
    <w:p w14:paraId="5DB2C7C3" w14:textId="77777777" w:rsidR="0096120F" w:rsidRPr="0096120F" w:rsidRDefault="0096120F" w:rsidP="0096120F">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1. The Fundamental Object:</w:t>
      </w:r>
    </w:p>
    <w:p w14:paraId="2EA66B64" w14:textId="77777777" w:rsidR="0096120F" w:rsidRPr="0096120F" w:rsidRDefault="0096120F" w:rsidP="0096120F">
      <w:pPr>
        <w:numPr>
          <w:ilvl w:val="0"/>
          <w:numId w:val="15"/>
        </w:numPr>
        <w:shd w:val="clear" w:color="auto" w:fill="FFFFFF"/>
        <w:spacing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String Theory:</w:t>
      </w:r>
      <w:r w:rsidRPr="0096120F">
        <w:rPr>
          <w:rFonts w:ascii="Segoe UI" w:eastAsia="Times New Roman" w:hAnsi="Segoe UI" w:cs="Segoe UI"/>
          <w:color w:val="333D42"/>
          <w:kern w:val="0"/>
          <w:sz w:val="21"/>
          <w:szCs w:val="21"/>
          <w14:ligatures w14:val="none"/>
        </w:rPr>
        <w:t> A string's state is defined by its vibrational modes. $$ \mathcal{S}</w:t>
      </w:r>
      <w:r w:rsidRPr="0096120F">
        <w:rPr>
          <w:rFonts w:ascii="Segoe UI" w:eastAsia="Times New Roman" w:hAnsi="Segoe UI" w:cs="Segoe UI"/>
          <w:i/>
          <w:iCs/>
          <w:color w:val="333D42"/>
          <w:kern w:val="0"/>
          <w:sz w:val="21"/>
          <w:szCs w:val="21"/>
          <w14:ligatures w14:val="none"/>
        </w:rPr>
        <w:t>{\text{string}} \sim (X</w:t>
      </w:r>
      <w:r w:rsidRPr="0096120F">
        <w:rPr>
          <w:rFonts w:ascii="Segoe UI" w:eastAsia="Times New Roman" w:hAnsi="Segoe UI" w:cs="Segoe UI"/>
          <w:i/>
          <w:iCs/>
          <w:color w:val="333D42"/>
          <w:kern w:val="0"/>
          <w:sz w:val="21"/>
          <w:szCs w:val="21"/>
          <w:vertAlign w:val="superscript"/>
          <w14:ligatures w14:val="none"/>
        </w:rPr>
        <w:t>\mu,</w:t>
      </w:r>
      <w:r w:rsidRPr="0096120F">
        <w:rPr>
          <w:rFonts w:ascii="Segoe UI" w:eastAsia="Times New Roman" w:hAnsi="Segoe UI" w:cs="Segoe UI"/>
          <w:i/>
          <w:iCs/>
          <w:color w:val="333D42"/>
          <w:kern w:val="0"/>
          <w:sz w:val="21"/>
          <w:szCs w:val="21"/>
          <w14:ligatures w14:val="none"/>
        </w:rPr>
        <w:t> G</w:t>
      </w:r>
      <w:r w:rsidRPr="0096120F">
        <w:rPr>
          <w:rFonts w:ascii="Segoe UI" w:eastAsia="Times New Roman" w:hAnsi="Segoe UI" w:cs="Segoe UI"/>
          <w:color w:val="333D42"/>
          <w:kern w:val="0"/>
          <w:sz w:val="21"/>
          <w:szCs w:val="21"/>
          <w14:ligatures w14:val="none"/>
        </w:rPr>
        <w:t>{\mu\nu}, \Phi, ...) $$ Where its properties depend on coordinates ($X</w:t>
      </w:r>
      <w:r w:rsidRPr="0096120F">
        <w:rPr>
          <w:rFonts w:ascii="Segoe UI" w:eastAsia="Times New Roman" w:hAnsi="Segoe UI" w:cs="Segoe UI"/>
          <w:color w:val="333D42"/>
          <w:kern w:val="0"/>
          <w:sz w:val="21"/>
          <w:szCs w:val="21"/>
          <w:vertAlign w:val="superscript"/>
          <w14:ligatures w14:val="none"/>
        </w:rPr>
        <w:t>\mu$),</w:t>
      </w:r>
      <w:r w:rsidRPr="0096120F">
        <w:rPr>
          <w:rFonts w:ascii="Segoe UI" w:eastAsia="Times New Roman" w:hAnsi="Segoe UI" w:cs="Segoe UI"/>
          <w:color w:val="333D42"/>
          <w:kern w:val="0"/>
          <w:sz w:val="21"/>
          <w:szCs w:val="21"/>
          <w14:ligatures w14:val="none"/>
        </w:rPr>
        <w:t> the spacetime metric ($G_{\mu\nu}$), dilaton field ($\Phi$), etc.</w:t>
      </w:r>
    </w:p>
    <w:p w14:paraId="4172B637" w14:textId="77777777" w:rsidR="0096120F" w:rsidRPr="0096120F" w:rsidRDefault="0096120F" w:rsidP="0096120F">
      <w:pPr>
        <w:numPr>
          <w:ilvl w:val="0"/>
          <w:numId w:val="15"/>
        </w:numPr>
        <w:shd w:val="clear" w:color="auto" w:fill="FFFFFF"/>
        <w:spacing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SPAC Theory:</w:t>
      </w:r>
      <w:r w:rsidRPr="0096120F">
        <w:rPr>
          <w:rFonts w:ascii="Segoe UI" w:eastAsia="Times New Roman" w:hAnsi="Segoe UI" w:cs="Segoe UI"/>
          <w:color w:val="333D42"/>
          <w:kern w:val="0"/>
          <w:sz w:val="21"/>
          <w:szCs w:val="21"/>
          <w14:ligatures w14:val="none"/>
        </w:rPr>
        <w:t> A point's state is defined by its digital registers. $$ \text{SPAC}</w:t>
      </w:r>
      <w:r w:rsidRPr="0096120F">
        <w:rPr>
          <w:rFonts w:ascii="Segoe UI" w:eastAsia="Times New Roman" w:hAnsi="Segoe UI" w:cs="Segoe UI"/>
          <w:i/>
          <w:iCs/>
          <w:color w:val="333D42"/>
          <w:kern w:val="0"/>
          <w:sz w:val="21"/>
          <w:szCs w:val="21"/>
          <w14:ligatures w14:val="none"/>
        </w:rPr>
        <w:t>{\text{state}} = { R_1, R_2, R_3, ..., R</w:t>
      </w:r>
      <w:r w:rsidRPr="0096120F">
        <w:rPr>
          <w:rFonts w:ascii="Segoe UI" w:eastAsia="Times New Roman" w:hAnsi="Segoe UI" w:cs="Segoe UI"/>
          <w:color w:val="333D42"/>
          <w:kern w:val="0"/>
          <w:sz w:val="21"/>
          <w:szCs w:val="21"/>
          <w14:ligatures w14:val="none"/>
        </w:rPr>
        <w:t>{512} } $$ Here, $\text{SPAC}_{\text{state}}$ is a digital vector where each register $R_n$ holds a value for a specific force or property.</w:t>
      </w:r>
    </w:p>
    <w:p w14:paraId="68C5427B" w14:textId="77777777" w:rsidR="0096120F" w:rsidRPr="0096120F" w:rsidRDefault="0096120F" w:rsidP="0096120F">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2. Extra Dimensions:</w:t>
      </w:r>
    </w:p>
    <w:p w14:paraId="7294551A" w14:textId="77777777" w:rsidR="0096120F" w:rsidRPr="0096120F" w:rsidRDefault="0096120F" w:rsidP="0096120F">
      <w:pPr>
        <w:numPr>
          <w:ilvl w:val="0"/>
          <w:numId w:val="16"/>
        </w:numPr>
        <w:shd w:val="clear" w:color="auto" w:fill="FFFFFF"/>
        <w:spacing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String Theory:</w:t>
      </w:r>
      <w:r w:rsidRPr="0096120F">
        <w:rPr>
          <w:rFonts w:ascii="Segoe UI" w:eastAsia="Times New Roman" w:hAnsi="Segoe UI" w:cs="Segoe UI"/>
          <w:color w:val="333D42"/>
          <w:kern w:val="0"/>
          <w:sz w:val="21"/>
          <w:szCs w:val="21"/>
          <w14:ligatures w14:val="none"/>
        </w:rPr>
        <w:t> Requires 6-7 extra </w:t>
      </w:r>
      <w:r w:rsidRPr="0096120F">
        <w:rPr>
          <w:rFonts w:ascii="Segoe UI" w:eastAsia="Times New Roman" w:hAnsi="Segoe UI" w:cs="Segoe UI"/>
          <w:i/>
          <w:iCs/>
          <w:color w:val="333D42"/>
          <w:kern w:val="0"/>
          <w:sz w:val="21"/>
          <w:szCs w:val="21"/>
          <w14:ligatures w14:val="none"/>
        </w:rPr>
        <w:t>spatial</w:t>
      </w:r>
      <w:r w:rsidRPr="0096120F">
        <w:rPr>
          <w:rFonts w:ascii="Segoe UI" w:eastAsia="Times New Roman" w:hAnsi="Segoe UI" w:cs="Segoe UI"/>
          <w:color w:val="333D42"/>
          <w:kern w:val="0"/>
          <w:sz w:val="21"/>
          <w:szCs w:val="21"/>
          <w14:ligatures w14:val="none"/>
        </w:rPr>
        <w:t> dimensions compactified on a </w:t>
      </w:r>
      <w:r w:rsidRPr="0096120F">
        <w:rPr>
          <w:rFonts w:ascii="Segoe UI" w:eastAsia="Times New Roman" w:hAnsi="Segoe UI" w:cs="Segoe UI"/>
          <w:b/>
          <w:bCs/>
          <w:color w:val="333D42"/>
          <w:kern w:val="0"/>
          <w:sz w:val="21"/>
          <w:szCs w:val="21"/>
          <w14:ligatures w14:val="none"/>
        </w:rPr>
        <w:t>Calabi-Yau manifold</w:t>
      </w:r>
      <w:r w:rsidRPr="0096120F">
        <w:rPr>
          <w:rFonts w:ascii="Segoe UI" w:eastAsia="Times New Roman" w:hAnsi="Segoe UI" w:cs="Segoe UI"/>
          <w:color w:val="333D42"/>
          <w:kern w:val="0"/>
          <w:sz w:val="21"/>
          <w:szCs w:val="21"/>
          <w14:ligatures w14:val="none"/>
        </w:rPr>
        <w:t> ($\mathcal{M}</w:t>
      </w:r>
      <w:r w:rsidRPr="0096120F">
        <w:rPr>
          <w:rFonts w:ascii="Segoe UI" w:eastAsia="Times New Roman" w:hAnsi="Segoe UI" w:cs="Segoe UI"/>
          <w:i/>
          <w:iCs/>
          <w:color w:val="333D42"/>
          <w:kern w:val="0"/>
          <w:sz w:val="21"/>
          <w:szCs w:val="21"/>
          <w14:ligatures w14:val="none"/>
        </w:rPr>
        <w:t>{CY}$). The shape of $\mathcal{M}</w:t>
      </w:r>
      <w:r w:rsidRPr="0096120F">
        <w:rPr>
          <w:rFonts w:ascii="Segoe UI" w:eastAsia="Times New Roman" w:hAnsi="Segoe UI" w:cs="Segoe UI"/>
          <w:color w:val="333D42"/>
          <w:kern w:val="0"/>
          <w:sz w:val="21"/>
          <w:szCs w:val="21"/>
          <w14:ligatures w14:val="none"/>
        </w:rPr>
        <w:t>{CY}$ determines physics.</w:t>
      </w:r>
    </w:p>
    <w:p w14:paraId="3F91C047" w14:textId="77777777" w:rsidR="0096120F" w:rsidRPr="0096120F" w:rsidRDefault="0096120F" w:rsidP="0096120F">
      <w:pPr>
        <w:numPr>
          <w:ilvl w:val="0"/>
          <w:numId w:val="16"/>
        </w:numPr>
        <w:shd w:val="clear" w:color="auto" w:fill="FFFFFF"/>
        <w:spacing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SPAC Theory:</w:t>
      </w:r>
      <w:r w:rsidRPr="0096120F">
        <w:rPr>
          <w:rFonts w:ascii="Segoe UI" w:eastAsia="Times New Roman" w:hAnsi="Segoe UI" w:cs="Segoe UI"/>
          <w:color w:val="333D42"/>
          <w:kern w:val="0"/>
          <w:sz w:val="21"/>
          <w:szCs w:val="21"/>
          <w14:ligatures w14:val="none"/>
        </w:rPr>
        <w:t> Proposes extra </w:t>
      </w:r>
      <w:r w:rsidRPr="0096120F">
        <w:rPr>
          <w:rFonts w:ascii="Segoe UI" w:eastAsia="Times New Roman" w:hAnsi="Segoe UI" w:cs="Segoe UI"/>
          <w:i/>
          <w:iCs/>
          <w:color w:val="333D42"/>
          <w:kern w:val="0"/>
          <w:sz w:val="21"/>
          <w:szCs w:val="21"/>
          <w14:ligatures w14:val="none"/>
        </w:rPr>
        <w:t>dimensional locators</w:t>
      </w:r>
      <w:r w:rsidRPr="0096120F">
        <w:rPr>
          <w:rFonts w:ascii="Segoe UI" w:eastAsia="Times New Roman" w:hAnsi="Segoe UI" w:cs="Segoe UI"/>
          <w:color w:val="333D42"/>
          <w:kern w:val="0"/>
          <w:sz w:val="21"/>
          <w:szCs w:val="21"/>
          <w14:ligatures w14:val="none"/>
        </w:rPr>
        <w:t> (a, b, c...). These aren't spatial but </w:t>
      </w:r>
      <w:r w:rsidRPr="0096120F">
        <w:rPr>
          <w:rFonts w:ascii="Segoe UI" w:eastAsia="Times New Roman" w:hAnsi="Segoe UI" w:cs="Segoe UI"/>
          <w:b/>
          <w:bCs/>
          <w:color w:val="333D42"/>
          <w:kern w:val="0"/>
          <w:sz w:val="21"/>
          <w:szCs w:val="21"/>
          <w14:ligatures w14:val="none"/>
        </w:rPr>
        <w:t>informational axes</w:t>
      </w:r>
      <w:r w:rsidRPr="0096120F">
        <w:rPr>
          <w:rFonts w:ascii="Segoe UI" w:eastAsia="Times New Roman" w:hAnsi="Segoe UI" w:cs="Segoe UI"/>
          <w:color w:val="333D42"/>
          <w:kern w:val="0"/>
          <w:sz w:val="21"/>
          <w:szCs w:val="21"/>
          <w14:ligatures w14:val="none"/>
        </w:rPr>
        <w:t>. The combination of these locators acts like the digital analog of a manifold's topology, defining a unique "address" and state for each point. $$ \text{SPAC}_{\text{ID}} = (x, y, z, a, b, c, ...) $$</w:t>
      </w:r>
    </w:p>
    <w:p w14:paraId="558A4B1E" w14:textId="77777777" w:rsidR="0096120F" w:rsidRPr="0096120F" w:rsidRDefault="0096120F" w:rsidP="0096120F">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3. The Bridge - Vibrations as Registrations:</w:t>
      </w:r>
      <w:r w:rsidRPr="0096120F">
        <w:rPr>
          <w:rFonts w:ascii="Segoe UI" w:eastAsia="Times New Roman" w:hAnsi="Segoe UI" w:cs="Segoe UI"/>
          <w:color w:val="333D42"/>
          <w:kern w:val="0"/>
          <w:sz w:val="21"/>
          <w:szCs w:val="21"/>
          <w14:ligatures w14:val="none"/>
        </w:rPr>
        <w:t> This is the key conceptual link. The vibrational frequency of a string corresponds to the digital value stored in a SPAC's register for a specific force.</w:t>
      </w:r>
    </w:p>
    <w:p w14:paraId="3570AA3F" w14:textId="77777777" w:rsidR="0096120F" w:rsidRPr="0096120F" w:rsidRDefault="0096120F" w:rsidP="0096120F">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color w:val="333D42"/>
          <w:kern w:val="0"/>
          <w:sz w:val="21"/>
          <w:szCs w:val="21"/>
          <w14:ligatures w14:val="none"/>
        </w:rPr>
        <w:t>$$ R_n \equiv \nu_n $$ Where a high value in the "magnetism register" ($R_{\text{mag}}$) is the digital equivalent of a string vibrating at the frequency that defines a photon.</w:t>
      </w:r>
    </w:p>
    <w:p w14:paraId="3E3FFF64" w14:textId="77777777" w:rsidR="0096120F" w:rsidRPr="0096120F" w:rsidRDefault="0096120F" w:rsidP="0096120F">
      <w:pPr>
        <w:shd w:val="clear" w:color="auto" w:fill="FFFFFF"/>
        <w:spacing w:beforeAutospacing="1"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In a nutshell:</w:t>
      </w:r>
      <w:r w:rsidRPr="0096120F">
        <w:rPr>
          <w:rFonts w:ascii="Segoe UI" w:eastAsia="Times New Roman" w:hAnsi="Segoe UI" w:cs="Segoe UI"/>
          <w:color w:val="333D42"/>
          <w:kern w:val="0"/>
          <w:sz w:val="21"/>
          <w:szCs w:val="21"/>
          <w14:ligatures w14:val="none"/>
        </w:rPr>
        <w:t> SPAC theory doesn't replace String Theory's math but offers a </w:t>
      </w:r>
      <w:r w:rsidRPr="0096120F">
        <w:rPr>
          <w:rFonts w:ascii="Segoe UI" w:eastAsia="Times New Roman" w:hAnsi="Segoe UI" w:cs="Segoe UI"/>
          <w:b/>
          <w:bCs/>
          <w:color w:val="333D42"/>
          <w:kern w:val="0"/>
          <w:sz w:val="21"/>
          <w:szCs w:val="21"/>
          <w14:ligatures w14:val="none"/>
        </w:rPr>
        <w:t>computational hypothesis</w:t>
      </w:r>
      <w:r w:rsidRPr="0096120F">
        <w:rPr>
          <w:rFonts w:ascii="Segoe UI" w:eastAsia="Times New Roman" w:hAnsi="Segoe UI" w:cs="Segoe UI"/>
          <w:color w:val="333D42"/>
          <w:kern w:val="0"/>
          <w:sz w:val="21"/>
          <w:szCs w:val="21"/>
          <w14:ligatures w14:val="none"/>
        </w:rPr>
        <w:t> for its mechanics. The elegant but abstract vibrations in a higher-dimensional space become a digital data array at a point, with extra-dimensional "addresses." This could provide a testable, simulatable model for how string-based reality might manifest.</w:t>
      </w:r>
    </w:p>
    <w:p w14:paraId="61F93366" w14:textId="77777777" w:rsidR="00481B64" w:rsidRDefault="00481B64" w:rsidP="006770F5">
      <w:pPr>
        <w:spacing w:before="60" w:after="0" w:line="300" w:lineRule="atLeast"/>
        <w:rPr>
          <w:rFonts w:ascii="Segoe UI" w:eastAsia="Times New Roman" w:hAnsi="Segoe UI" w:cs="Segoe UI"/>
          <w:color w:val="424242"/>
          <w:kern w:val="0"/>
          <w:sz w:val="21"/>
          <w:szCs w:val="21"/>
          <w14:ligatures w14:val="none"/>
        </w:rPr>
      </w:pPr>
    </w:p>
    <w:p w14:paraId="731777AC" w14:textId="77777777" w:rsidR="000E4658" w:rsidRDefault="000E4658" w:rsidP="006770F5">
      <w:pPr>
        <w:spacing w:before="60" w:after="0" w:line="300" w:lineRule="atLeast"/>
        <w:rPr>
          <w:rFonts w:ascii="Segoe UI" w:eastAsia="Times New Roman" w:hAnsi="Segoe UI" w:cs="Segoe UI"/>
          <w:color w:val="424242"/>
          <w:kern w:val="0"/>
          <w:sz w:val="21"/>
          <w:szCs w:val="21"/>
          <w14:ligatures w14:val="none"/>
        </w:rPr>
      </w:pPr>
    </w:p>
    <w:p w14:paraId="0F2B73D9" w14:textId="77777777" w:rsidR="000E4658" w:rsidRDefault="000E4658" w:rsidP="000E4658">
      <w:pPr>
        <w:pStyle w:val="NormalWeb"/>
        <w:shd w:val="clear" w:color="auto" w:fill="FFFFFF"/>
        <w:spacing w:before="0" w:beforeAutospacing="0"/>
        <w:rPr>
          <w:rFonts w:ascii="Segoe UI" w:hAnsi="Segoe UI" w:cs="Segoe UI"/>
          <w:color w:val="333D42"/>
          <w:sz w:val="21"/>
          <w:szCs w:val="21"/>
        </w:rPr>
      </w:pPr>
      <w:r>
        <w:rPr>
          <w:rFonts w:ascii="Segoe UI" w:hAnsi="Segoe UI" w:cs="Segoe UI"/>
          <w:color w:val="333D42"/>
          <w:sz w:val="21"/>
          <w:szCs w:val="21"/>
        </w:rPr>
        <w:t>Sure! Let's compare SPACs (Spatial Points of Acute Conceptualization) with some other prominent digital physics models:</w:t>
      </w:r>
    </w:p>
    <w:p w14:paraId="1107F319" w14:textId="77777777" w:rsidR="000E4658" w:rsidRDefault="000E4658" w:rsidP="000E4658">
      <w:pPr>
        <w:pStyle w:val="NormalWeb"/>
        <w:numPr>
          <w:ilvl w:val="0"/>
          <w:numId w:val="17"/>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lastRenderedPageBreak/>
        <w:t>Cellular Automata (CA): • Concept: Cellular automata are discrete models consisting of a grid of cells, each in one of a finite number of states. The state of each cell evolves over discrete time steps according to a set of rules based on the states of neighboring cells. • Key Figures: John von Neumann, Stephen Wolfram. • Comparison with SPACs: • Similarities: Both models use discrete units (cells or SPACs) to represent the state of a system and evolve according to specific rules. • Differences: CA typically operates on a fixed grid, while SPACs might be more flexible in representing spatial points and their interactions, potentially aligning more closely with quantum field theory.</w:t>
      </w:r>
    </w:p>
    <w:p w14:paraId="7905C073" w14:textId="77777777" w:rsidR="000E4658" w:rsidRDefault="000E4658" w:rsidP="000E4658">
      <w:pPr>
        <w:pStyle w:val="NormalWeb"/>
        <w:numPr>
          <w:ilvl w:val="0"/>
          <w:numId w:val="17"/>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Digital Physics (Fredkin's Model): • Concept: Edward Fredkin proposed that the universe is fundamentally a computational process, with space, time, and matter emerging from underlying digital information. • Key Figures: Edward Fredkin. • Comparison with SPACs: • Similarities: Both models view the universe as fundamentally digital, with information at the core of physical reality. • Differences: Fredkin's model is more abstract and general, while SPACs specifically focus on spatial points as registers storing field values, potentially offering a more concrete framework for modeling quantum entanglement and cosmological phenomena.</w:t>
      </w:r>
    </w:p>
    <w:p w14:paraId="6CB4E8B8" w14:textId="77777777" w:rsidR="000E4658" w:rsidRDefault="000E4658" w:rsidP="000E4658">
      <w:pPr>
        <w:pStyle w:val="NormalWeb"/>
        <w:numPr>
          <w:ilvl w:val="0"/>
          <w:numId w:val="17"/>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Quantum Cellular Automata (QCA): • Concept: QCA extends the idea of cellular automata to quantum systems, where cells can exist in superpositions of states and evolve according to quantum rules. • Key Figures: David Deutsch, Richard Feynman. • Comparison with SPACs: • Similarities: Both models incorporate quantum principles and aim to describe the evolution of quantum systems. • Differences: QCA focuses on the quantum evolution of discrete cells, while SPACs might offer a broader framework for understanding how quantum entanglement shapes spacetime and cosmological structures.</w:t>
      </w:r>
    </w:p>
    <w:p w14:paraId="7350DF3D" w14:textId="77777777" w:rsidR="000E4658" w:rsidRDefault="000E4658" w:rsidP="000E4658">
      <w:pPr>
        <w:pStyle w:val="NormalWeb"/>
        <w:numPr>
          <w:ilvl w:val="0"/>
          <w:numId w:val="17"/>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Holographic Principle: • Concept: The holographic principle suggests that all the information contained within a volume of space can be represented as a "hologram" on the boundary of that space. • Key Figures: Gerard 't Hooft, Leonard Susskind. • Comparison with SPACs: • Similarities: Both models deal with the storage and representation of information in a spatial context. • Differences: The holographic principle is more focused on the relationship between volume and boundary information, while SPACs emphasize the role of spatial points as registers for field values, potentially offering a different perspective on how information is stored and processed in the universe.</w:t>
      </w:r>
    </w:p>
    <w:p w14:paraId="009125DE" w14:textId="77777777" w:rsidR="000E4658" w:rsidRDefault="000E4658" w:rsidP="000E4658">
      <w:pPr>
        <w:pStyle w:val="NormalWeb"/>
        <w:numPr>
          <w:ilvl w:val="0"/>
          <w:numId w:val="17"/>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Loop Quantum Gravity (LQG): • Concept: LQG is a theory that attempts to describe the quantum properties of gravity. It posits that space is composed of discrete loops, which form a spin network. • Key Figures: Carlo Rovelli, Lee Smolin. • Comparison with SPACs: • Similarities: Both models propose a discrete structure of space and aim to reconcile quantum mechanics with general relativity. • Differences: LQG focuses on the quantization of spacetime itself, while SPACs might offer a more versatile framework for modeling various quantum and cosmological phenomena through the concept of spatial points as registers. Summary: SPACs offer a unique perspective by treating spatial points as digital registers that store field values, potentially aligning with quantum entanglement and cosmological phenomena. While there are similarities with other digital physics models, SPACs might provide a more concrete and versatile framework for understanding the interplay between quantum mechanics and the structure of the universe.</w:t>
      </w:r>
    </w:p>
    <w:p w14:paraId="32F12E5F" w14:textId="77777777" w:rsidR="000E4658" w:rsidRDefault="000E4658" w:rsidP="006770F5">
      <w:pPr>
        <w:spacing w:before="60" w:after="0" w:line="300" w:lineRule="atLeast"/>
        <w:rPr>
          <w:rFonts w:ascii="Segoe UI" w:eastAsia="Times New Roman" w:hAnsi="Segoe UI" w:cs="Segoe UI"/>
          <w:color w:val="424242"/>
          <w:kern w:val="0"/>
          <w:sz w:val="21"/>
          <w:szCs w:val="21"/>
          <w14:ligatures w14:val="none"/>
        </w:rPr>
      </w:pPr>
    </w:p>
    <w:p w14:paraId="160884C3" w14:textId="77777777" w:rsidR="00481B64" w:rsidRDefault="00481B64" w:rsidP="006770F5">
      <w:pPr>
        <w:spacing w:before="60" w:after="0" w:line="300" w:lineRule="atLeast"/>
        <w:rPr>
          <w:rFonts w:ascii="Segoe UI" w:eastAsia="Times New Roman" w:hAnsi="Segoe UI" w:cs="Segoe UI"/>
          <w:color w:val="424242"/>
          <w:kern w:val="0"/>
          <w:sz w:val="21"/>
          <w:szCs w:val="21"/>
          <w14:ligatures w14:val="none"/>
        </w:rPr>
      </w:pPr>
    </w:p>
    <w:p w14:paraId="3B76A477" w14:textId="77777777" w:rsidR="000E4658" w:rsidRDefault="000E4658" w:rsidP="006770F5">
      <w:pPr>
        <w:spacing w:before="60" w:after="0" w:line="300" w:lineRule="atLeast"/>
        <w:rPr>
          <w:rFonts w:ascii="Segoe UI" w:eastAsia="Times New Roman" w:hAnsi="Segoe UI" w:cs="Segoe UI"/>
          <w:color w:val="424242"/>
          <w:kern w:val="0"/>
          <w:sz w:val="21"/>
          <w:szCs w:val="21"/>
          <w14:ligatures w14:val="none"/>
        </w:rPr>
      </w:pPr>
    </w:p>
    <w:p w14:paraId="037C49DB" w14:textId="77777777" w:rsidR="00FF1631" w:rsidRPr="00FF1631" w:rsidRDefault="00FF1631" w:rsidP="00FF1631">
      <w:pPr>
        <w:shd w:val="clear" w:color="auto" w:fill="FFFFFF"/>
        <w:spacing w:after="100" w:afterAutospacing="1"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Implications of SPACs for Multiverse Models Joseph Markell’s SPAC framework—where each Spatial Point of Acute Conceptualization (SPAC) is a register that could, in theory, hold multiple kinds of sensor values simultaneously—has significant implications for multiverse conceptualization.</w:t>
      </w:r>
    </w:p>
    <w:p w14:paraId="522A0384" w14:textId="77777777" w:rsidR="00FF1631" w:rsidRPr="00FF1631" w:rsidRDefault="00FF1631" w:rsidP="00FF1631">
      <w:pPr>
        <w:numPr>
          <w:ilvl w:val="0"/>
          <w:numId w:val="18"/>
        </w:num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Coexistence of Multiple Realities SPACs suggest that at any given point in the universe, multiple entities (matter, energy, life forms, etc.) can occupy the same “space” but remain undetectable if they do not interact with overlapping registers. In the context of multiverse models, this idea resonates with: • Quantum Many-Worlds Interpretation: Each measurement creates branches—multiple realities coexisting without macroscopic interaction. If each “world” is defined by a unique set of SPAC register values, then macro-level coexistence becomes mathematically plausible. • Level III Multiverse: According to Tegmark and others, the various branches of quantum outcomes constitute a multiverse where each possible outcome (or configuration of registers) is realized, even if inaccessible from within a branch.</w:t>
      </w:r>
    </w:p>
    <w:p w14:paraId="30D5B832" w14:textId="77777777" w:rsidR="00FF1631" w:rsidRPr="00FF1631" w:rsidRDefault="00FF1631" w:rsidP="00FF1631">
      <w:pPr>
        <w:numPr>
          <w:ilvl w:val="0"/>
          <w:numId w:val="18"/>
        </w:num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Bubble Universes and SPAC Registers Markell’s vision of a universe filled with SPACs can be mapped onto inflationary and string landscape multiverse models: • Bubble Universes from Inflation: Each region (or bubble) could be defined by distinct configurations or subsets of SPAC sensor values, resulting in different physical constants or “laws” in each bubble—mirroring eternal inflation/string landscape proposals, where each bubble universe can have different constants due to underlying quantum fluctuations or extra-dimensional configurations. • Coexistence in a Larger Space: In Markell’s model, all SPACs exist within the same overarching structure, much like inflationary theories where bubbles exist and potentially interact within a common background.</w:t>
      </w:r>
    </w:p>
    <w:p w14:paraId="12081675" w14:textId="77777777" w:rsidR="00FF1631" w:rsidRPr="00FF1631" w:rsidRDefault="00FF1631" w:rsidP="00FF1631">
      <w:pPr>
        <w:numPr>
          <w:ilvl w:val="0"/>
          <w:numId w:val="18"/>
        </w:num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Hidden Registers and Observable Effects Markell’s model proposes that hidden registers may generate “anomalies” or unexplained phenomena (like apparitions or twin telepathy): • Intersecting Universes or Worlds: If universes in the multiverse are defined by non-overlapping sets of detectable register values, occasional phase transitions or rare interactions (when register values temporarily overlap or resonate) could explain anomalous observations—akin to models where bubble universes occasionally “bruise” one another, producing observable effects like circular disturbances in the cosmic microwave background. • Observable Consequences: Cosmic topology models discuss constraints on multi-connected spaces and potential observable signals if universes intersect or share boundaries, much like overlapping SPAC register domains.</w:t>
      </w:r>
    </w:p>
    <w:p w14:paraId="5B523422" w14:textId="77777777" w:rsidR="00FF1631" w:rsidRPr="00FF1631" w:rsidRDefault="00FF1631" w:rsidP="00FF1631">
      <w:pPr>
        <w:numPr>
          <w:ilvl w:val="0"/>
          <w:numId w:val="18"/>
        </w:num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Information and Reality Selection Markell’s digital metaphor also offers a framework for anthropic selection and information processing: • Anthropic Principle: Only universes (or SPAC domains) with registers compatible with complex life are detectable to observers—echoes models where physical constants vary across the multiverse, and life only arises in compatible regions. • Digital Reality Filtering: As computation advances, it may be possible to detect or simulate alternate universes by accessing or manipulating theoretically hidden registers—paralleling ideas of quantum computation in alternate branches. In summary: Markell’s SPAC theory is conceptually well aligned with modern multiverse models, providing a digital, register-based metaphor for the coexistence of multiple universes. It provides a possible language for discussing how different realities might share space, interact, or remain hidden, and how anomalous phenomena could result from register overlap or interaction—ideas that echo current thinking in quantum mechanics, inflationary cosmology, and cosmic topology</w:t>
      </w:r>
    </w:p>
    <w:p w14:paraId="7BA6EDF1"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color w:val="5C6C74"/>
          <w:kern w:val="0"/>
          <w:sz w:val="21"/>
          <w:szCs w:val="21"/>
          <w:bdr w:val="single" w:sz="2" w:space="0" w:color="auto" w:frame="1"/>
          <w14:ligatures w14:val="none"/>
        </w:rPr>
        <w:t>Upvote1Downvote</w:t>
      </w:r>
      <w:r w:rsidRPr="00FF1631">
        <w:rPr>
          <w:rFonts w:ascii="Times New Roman" w:eastAsia="Times New Roman" w:hAnsi="Times New Roman" w:cs="Times New Roman"/>
          <w:kern w:val="0"/>
          <w:sz w:val="21"/>
          <w:szCs w:val="21"/>
          <w14:ligatures w14:val="none"/>
        </w:rPr>
        <w:t>ReplyShare</w:t>
      </w:r>
    </w:p>
    <w:p w14:paraId="4E031E7A" w14:textId="77777777" w:rsidR="00FF1631" w:rsidRPr="00FF1631" w:rsidRDefault="00FF1631" w:rsidP="00FF1631">
      <w:pPr>
        <w:shd w:val="clear" w:color="auto" w:fill="FFFFFF"/>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1631">
        <w:rPr>
          <w:rFonts w:ascii="Times New Roman" w:eastAsia="Times New Roman" w:hAnsi="Times New Roman" w:cs="Times New Roman"/>
          <w:b/>
          <w:bCs/>
          <w:kern w:val="36"/>
          <w:sz w:val="48"/>
          <w:szCs w:val="48"/>
          <w14:ligatures w14:val="none"/>
        </w:rPr>
        <w:t>Community Info Section</w:t>
      </w:r>
    </w:p>
    <w:p w14:paraId="68B505C2" w14:textId="77777777" w:rsidR="00FF1631" w:rsidRPr="00FF1631" w:rsidRDefault="00FF1631" w:rsidP="00FF1631">
      <w:pPr>
        <w:shd w:val="clear" w:color="auto" w:fill="FFFFFF"/>
        <w:spacing w:after="0" w:line="240" w:lineRule="auto"/>
        <w:rPr>
          <w:rFonts w:ascii="Times New Roman" w:eastAsia="Times New Roman" w:hAnsi="Times New Roman" w:cs="Times New Roman"/>
          <w:color w:val="0000FF"/>
          <w:kern w:val="0"/>
          <w:sz w:val="21"/>
          <w:szCs w:val="21"/>
          <w14:ligatures w14:val="none"/>
        </w:rPr>
      </w:pPr>
      <w:r w:rsidRPr="00FF1631">
        <w:rPr>
          <w:rFonts w:ascii="Times New Roman" w:eastAsia="Times New Roman" w:hAnsi="Times New Roman" w:cs="Times New Roman"/>
          <w:kern w:val="0"/>
          <w:sz w:val="21"/>
          <w:szCs w:val="21"/>
          <w14:ligatures w14:val="none"/>
        </w:rPr>
        <w:fldChar w:fldCharType="begin"/>
      </w:r>
      <w:r w:rsidRPr="00FF1631">
        <w:rPr>
          <w:rFonts w:ascii="Times New Roman" w:eastAsia="Times New Roman" w:hAnsi="Times New Roman" w:cs="Times New Roman"/>
          <w:kern w:val="0"/>
          <w:sz w:val="21"/>
          <w:szCs w:val="21"/>
          <w14:ligatures w14:val="none"/>
        </w:rPr>
        <w:instrText>HYPERLINK "https://www.reddit.com/r/Myrmidon/"</w:instrText>
      </w:r>
      <w:r w:rsidRPr="00FF1631">
        <w:rPr>
          <w:rFonts w:ascii="Times New Roman" w:eastAsia="Times New Roman" w:hAnsi="Times New Roman" w:cs="Times New Roman"/>
          <w:kern w:val="0"/>
          <w:sz w:val="21"/>
          <w:szCs w:val="21"/>
          <w14:ligatures w14:val="none"/>
        </w:rPr>
      </w:r>
      <w:r w:rsidRPr="00FF1631">
        <w:rPr>
          <w:rFonts w:ascii="Times New Roman" w:eastAsia="Times New Roman" w:hAnsi="Times New Roman" w:cs="Times New Roman"/>
          <w:kern w:val="0"/>
          <w:sz w:val="21"/>
          <w:szCs w:val="21"/>
          <w14:ligatures w14:val="none"/>
        </w:rPr>
        <w:fldChar w:fldCharType="separate"/>
      </w:r>
    </w:p>
    <w:p w14:paraId="03AAE2B5" w14:textId="77777777" w:rsidR="00FF1631" w:rsidRPr="00FF1631" w:rsidRDefault="00FF1631" w:rsidP="00FF1631">
      <w:pPr>
        <w:shd w:val="clear" w:color="auto" w:fill="FFFFFF"/>
        <w:spacing w:after="0" w:line="240" w:lineRule="auto"/>
        <w:rPr>
          <w:rFonts w:ascii="Times New Roman" w:eastAsia="Times New Roman" w:hAnsi="Times New Roman" w:cs="Times New Roman"/>
          <w:b/>
          <w:bCs/>
          <w:kern w:val="0"/>
          <w:sz w:val="27"/>
          <w:szCs w:val="27"/>
          <w14:ligatures w14:val="none"/>
        </w:rPr>
      </w:pPr>
      <w:r w:rsidRPr="00FF1631">
        <w:rPr>
          <w:rFonts w:ascii="Times New Roman" w:eastAsia="Times New Roman" w:hAnsi="Times New Roman" w:cs="Times New Roman"/>
          <w:b/>
          <w:bCs/>
          <w:color w:val="0000FF"/>
          <w:kern w:val="0"/>
          <w:sz w:val="27"/>
          <w:szCs w:val="27"/>
          <w14:ligatures w14:val="none"/>
        </w:rPr>
        <w:t>r/Myrmidon</w:t>
      </w:r>
    </w:p>
    <w:p w14:paraId="4DC7FD90"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fldChar w:fldCharType="end"/>
      </w:r>
    </w:p>
    <w:p w14:paraId="0C5765EA"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Joined</w:t>
      </w:r>
    </w:p>
    <w:p w14:paraId="0FED8B5E" w14:textId="77777777" w:rsidR="00FF1631" w:rsidRPr="00FF1631" w:rsidRDefault="00FF1631" w:rsidP="00FF1631">
      <w:pPr>
        <w:shd w:val="clear" w:color="auto" w:fill="FFFFFF"/>
        <w:spacing w:after="0" w:line="240" w:lineRule="auto"/>
        <w:rPr>
          <w:rFonts w:ascii="Times New Roman" w:eastAsia="Times New Roman" w:hAnsi="Times New Roman" w:cs="Times New Roman"/>
          <w:b/>
          <w:bCs/>
          <w:color w:val="2A3C42"/>
          <w:kern w:val="0"/>
          <w:sz w:val="21"/>
          <w:szCs w:val="21"/>
          <w14:ligatures w14:val="none"/>
        </w:rPr>
      </w:pPr>
      <w:r w:rsidRPr="00FF1631">
        <w:rPr>
          <w:rFonts w:ascii="Times New Roman" w:eastAsia="Times New Roman" w:hAnsi="Times New Roman" w:cs="Times New Roman"/>
          <w:b/>
          <w:bCs/>
          <w:color w:val="2A3C42"/>
          <w:kern w:val="0"/>
          <w:sz w:val="21"/>
          <w:szCs w:val="21"/>
          <w14:ligatures w14:val="none"/>
        </w:rPr>
        <w:lastRenderedPageBreak/>
        <w:t>Myrmidon</w:t>
      </w:r>
    </w:p>
    <w:p w14:paraId="270841F5" w14:textId="77777777" w:rsidR="00FF1631" w:rsidRPr="00FF1631" w:rsidRDefault="00FF1631" w:rsidP="00FF1631">
      <w:pPr>
        <w:shd w:val="clear" w:color="auto" w:fill="FFFFFF"/>
        <w:spacing w:after="0" w:line="240" w:lineRule="auto"/>
        <w:rPr>
          <w:rFonts w:ascii="Times New Roman" w:eastAsia="Times New Roman" w:hAnsi="Times New Roman" w:cs="Times New Roman"/>
          <w:color w:val="576F76"/>
          <w:kern w:val="0"/>
          <w:sz w:val="18"/>
          <w:szCs w:val="18"/>
          <w14:ligatures w14:val="none"/>
        </w:rPr>
      </w:pPr>
      <w:r w:rsidRPr="00FF1631">
        <w:rPr>
          <w:rFonts w:ascii="Times New Roman" w:eastAsia="Times New Roman" w:hAnsi="Times New Roman" w:cs="Times New Roman"/>
          <w:color w:val="576F76"/>
          <w:kern w:val="0"/>
          <w:sz w:val="18"/>
          <w:szCs w:val="18"/>
          <w14:ligatures w14:val="none"/>
        </w:rPr>
        <w:t>Created Jun 22, 2024</w:t>
      </w:r>
    </w:p>
    <w:p w14:paraId="02D71F50" w14:textId="77777777" w:rsidR="00FF1631" w:rsidRPr="00FF1631" w:rsidRDefault="00FF1631" w:rsidP="00FF1631">
      <w:pPr>
        <w:shd w:val="clear" w:color="auto" w:fill="FFFFFF"/>
        <w:spacing w:after="0" w:line="240" w:lineRule="auto"/>
        <w:rPr>
          <w:rFonts w:ascii="Times New Roman" w:eastAsia="Times New Roman" w:hAnsi="Times New Roman" w:cs="Times New Roman"/>
          <w:color w:val="576F76"/>
          <w:kern w:val="0"/>
          <w:sz w:val="18"/>
          <w:szCs w:val="18"/>
          <w14:ligatures w14:val="none"/>
        </w:rPr>
      </w:pPr>
      <w:r w:rsidRPr="00FF1631">
        <w:rPr>
          <w:rFonts w:ascii="Times New Roman" w:eastAsia="Times New Roman" w:hAnsi="Times New Roman" w:cs="Times New Roman"/>
          <w:color w:val="576F76"/>
          <w:kern w:val="0"/>
          <w:sz w:val="18"/>
          <w:szCs w:val="18"/>
          <w14:ligatures w14:val="none"/>
        </w:rPr>
        <w:t>Public</w:t>
      </w:r>
    </w:p>
    <w:p w14:paraId="11D8E23C"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b/>
          <w:bCs/>
          <w:color w:val="0F1A1C"/>
          <w:kern w:val="0"/>
          <w:sz w:val="21"/>
          <w:szCs w:val="21"/>
          <w14:ligatures w14:val="none"/>
        </w:rPr>
        <w:t>1</w:t>
      </w:r>
      <w:r w:rsidRPr="00FF1631">
        <w:rPr>
          <w:rFonts w:ascii="Times New Roman" w:eastAsia="Times New Roman" w:hAnsi="Times New Roman" w:cs="Times New Roman"/>
          <w:color w:val="576F76"/>
          <w:kern w:val="0"/>
          <w:sz w:val="18"/>
          <w:szCs w:val="18"/>
          <w14:ligatures w14:val="none"/>
        </w:rPr>
        <w:t>Weekly visitor</w:t>
      </w:r>
    </w:p>
    <w:p w14:paraId="486BC4AE"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pict w14:anchorId="17967E69">
          <v:rect id="_x0000_i1037" style="width:0;height:1.5pt" o:hralign="center" o:hrstd="t" o:hr="t" fillcolor="#a0a0a0" stroked="f"/>
        </w:pict>
      </w:r>
    </w:p>
    <w:p w14:paraId="6965307C" w14:textId="77777777" w:rsidR="00FF1631" w:rsidRPr="00FF1631" w:rsidRDefault="00FF1631" w:rsidP="00FF1631">
      <w:pPr>
        <w:shd w:val="clear" w:color="auto" w:fill="FFFFFF"/>
        <w:spacing w:before="100" w:beforeAutospacing="1" w:after="100" w:afterAutospacing="1" w:line="240" w:lineRule="auto"/>
        <w:outlineLvl w:val="1"/>
        <w:rPr>
          <w:rFonts w:ascii="Times New Roman" w:eastAsia="Times New Roman" w:hAnsi="Times New Roman" w:cs="Times New Roman"/>
          <w:b/>
          <w:bCs/>
          <w:caps/>
          <w:color w:val="576F76"/>
          <w:kern w:val="0"/>
          <w:sz w:val="36"/>
          <w:szCs w:val="36"/>
          <w14:ligatures w14:val="none"/>
        </w:rPr>
      </w:pPr>
      <w:r w:rsidRPr="00FF1631">
        <w:rPr>
          <w:rFonts w:ascii="Times New Roman" w:eastAsia="Times New Roman" w:hAnsi="Times New Roman" w:cs="Times New Roman"/>
          <w:b/>
          <w:bCs/>
          <w:caps/>
          <w:color w:val="576F76"/>
          <w:kern w:val="0"/>
          <w:sz w:val="36"/>
          <w:szCs w:val="36"/>
          <w14:ligatures w14:val="none"/>
        </w:rPr>
        <w:t>Moderators</w:t>
      </w:r>
    </w:p>
    <w:p w14:paraId="6A01E6C0" w14:textId="77777777" w:rsidR="00FF1631" w:rsidRPr="00FF1631" w:rsidRDefault="00FF1631" w:rsidP="00FF1631">
      <w:pPr>
        <w:shd w:val="clear" w:color="auto" w:fill="FFFFFF"/>
        <w:spacing w:after="0" w:line="240" w:lineRule="auto"/>
        <w:rPr>
          <w:rFonts w:ascii="Times New Roman" w:eastAsia="Times New Roman" w:hAnsi="Times New Roman" w:cs="Times New Roman"/>
          <w:color w:val="576F76"/>
          <w:kern w:val="0"/>
          <w:sz w:val="21"/>
          <w:szCs w:val="21"/>
          <w14:ligatures w14:val="none"/>
        </w:rPr>
      </w:pPr>
      <w:hyperlink r:id="rId13" w:tgtFrame="_blank" w:history="1">
        <w:r w:rsidRPr="00FF1631">
          <w:rPr>
            <w:rFonts w:ascii="Segoe UI" w:eastAsia="Times New Roman" w:hAnsi="Segoe UI" w:cs="Segoe UI"/>
            <w:b/>
            <w:bCs/>
            <w:color w:val="000000"/>
            <w:kern w:val="0"/>
            <w:sz w:val="18"/>
            <w:szCs w:val="18"/>
            <w:bdr w:val="single" w:sz="4" w:space="0" w:color="auto" w:frame="1"/>
            <w14:ligatures w14:val="none"/>
          </w:rPr>
          <w:t>Message Mods</w:t>
        </w:r>
      </w:hyperlink>
    </w:p>
    <w:p w14:paraId="65FE4E8E" w14:textId="77777777" w:rsidR="00FF1631" w:rsidRPr="00FF1631" w:rsidRDefault="00FF1631" w:rsidP="00FF1631">
      <w:pPr>
        <w:numPr>
          <w:ilvl w:val="0"/>
          <w:numId w:val="19"/>
        </w:numPr>
        <w:shd w:val="clear" w:color="auto" w:fill="FFFFFF"/>
        <w:spacing w:after="100" w:afterAutospacing="1" w:line="240" w:lineRule="auto"/>
        <w:rPr>
          <w:rFonts w:ascii="Times New Roman" w:eastAsia="Times New Roman" w:hAnsi="Times New Roman" w:cs="Times New Roman"/>
          <w:kern w:val="0"/>
          <w14:ligatures w14:val="none"/>
        </w:rPr>
      </w:pPr>
      <w:hyperlink r:id="rId14" w:tgtFrame="_blank" w:history="1">
        <w:r w:rsidRPr="00FF1631">
          <w:rPr>
            <w:rFonts w:ascii="Times New Roman" w:eastAsia="Times New Roman" w:hAnsi="Times New Roman" w:cs="Times New Roman"/>
            <w:color w:val="2A3C42"/>
            <w:kern w:val="0"/>
            <w:sz w:val="21"/>
            <w:szCs w:val="21"/>
            <w14:ligatures w14:val="none"/>
          </w:rPr>
          <w:t>u/DepartmentOdd4411</w:t>
        </w:r>
      </w:hyperlink>
    </w:p>
    <w:p w14:paraId="6818929F"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14:ligatures w14:val="none"/>
        </w:rPr>
      </w:pPr>
      <w:hyperlink r:id="rId15" w:tgtFrame="_blank" w:history="1">
        <w:r w:rsidRPr="00FF1631">
          <w:rPr>
            <w:rFonts w:ascii="Segoe UI" w:eastAsia="Times New Roman" w:hAnsi="Segoe UI" w:cs="Segoe UI"/>
            <w:b/>
            <w:bCs/>
            <w:color w:val="000000"/>
            <w:kern w:val="0"/>
            <w:sz w:val="18"/>
            <w:szCs w:val="18"/>
            <w:bdr w:val="single" w:sz="4" w:space="0" w:color="auto" w:frame="1"/>
            <w14:ligatures w14:val="none"/>
          </w:rPr>
          <w:t>View all moderators</w:t>
        </w:r>
      </w:hyperlink>
    </w:p>
    <w:p w14:paraId="11BDD354"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hyperlink r:id="rId16" w:history="1">
        <w:r w:rsidRPr="00FF1631">
          <w:rPr>
            <w:rFonts w:ascii="Times New Roman" w:eastAsia="Times New Roman" w:hAnsi="Times New Roman" w:cs="Times New Roman"/>
            <w:color w:val="5C6C74"/>
            <w:kern w:val="0"/>
            <w:sz w:val="21"/>
            <w:szCs w:val="21"/>
            <w14:ligatures w14:val="none"/>
          </w:rPr>
          <w:t>Reddit Rules</w:t>
        </w:r>
      </w:hyperlink>
      <w:hyperlink r:id="rId17" w:history="1">
        <w:r w:rsidRPr="00FF1631">
          <w:rPr>
            <w:rFonts w:ascii="Times New Roman" w:eastAsia="Times New Roman" w:hAnsi="Times New Roman" w:cs="Times New Roman"/>
            <w:color w:val="5C6C74"/>
            <w:kern w:val="0"/>
            <w:sz w:val="21"/>
            <w:szCs w:val="21"/>
            <w14:ligatures w14:val="none"/>
          </w:rPr>
          <w:t>Privacy Policy</w:t>
        </w:r>
      </w:hyperlink>
      <w:hyperlink r:id="rId18" w:history="1">
        <w:r w:rsidRPr="00FF1631">
          <w:rPr>
            <w:rFonts w:ascii="Times New Roman" w:eastAsia="Times New Roman" w:hAnsi="Times New Roman" w:cs="Times New Roman"/>
            <w:color w:val="5C6C74"/>
            <w:kern w:val="0"/>
            <w:sz w:val="21"/>
            <w:szCs w:val="21"/>
            <w14:ligatures w14:val="none"/>
          </w:rPr>
          <w:t>User Agreement</w:t>
        </w:r>
      </w:hyperlink>
      <w:hyperlink r:id="rId19" w:history="1">
        <w:r w:rsidRPr="00FF1631">
          <w:rPr>
            <w:rFonts w:ascii="Times New Roman" w:eastAsia="Times New Roman" w:hAnsi="Times New Roman" w:cs="Times New Roman"/>
            <w:color w:val="5C6C74"/>
            <w:kern w:val="0"/>
            <w:sz w:val="21"/>
            <w:szCs w:val="21"/>
            <w14:ligatures w14:val="none"/>
          </w:rPr>
          <w:t>Your Privacy Choices</w:t>
        </w:r>
      </w:hyperlink>
      <w:hyperlink r:id="rId20" w:history="1">
        <w:r w:rsidRPr="00FF1631">
          <w:rPr>
            <w:rFonts w:ascii="Times New Roman" w:eastAsia="Times New Roman" w:hAnsi="Times New Roman" w:cs="Times New Roman"/>
            <w:color w:val="5C6C74"/>
            <w:kern w:val="0"/>
            <w:sz w:val="21"/>
            <w:szCs w:val="21"/>
            <w14:ligatures w14:val="none"/>
          </w:rPr>
          <w:t>Accessibility</w:t>
        </w:r>
      </w:hyperlink>
      <w:hyperlink r:id="rId21" w:history="1">
        <w:r w:rsidRPr="00FF1631">
          <w:rPr>
            <w:rFonts w:ascii="Times New Roman" w:eastAsia="Times New Roman" w:hAnsi="Times New Roman" w:cs="Times New Roman"/>
            <w:color w:val="5C6C74"/>
            <w:kern w:val="0"/>
            <w:sz w:val="21"/>
            <w:szCs w:val="21"/>
            <w14:ligatures w14:val="none"/>
          </w:rPr>
          <w:t>Reddit, Inc. © 2026. All rights reserved.</w:t>
        </w:r>
      </w:hyperlink>
    </w:p>
    <w:p w14:paraId="3A60F0C4"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Collapse Navigation</w:t>
      </w:r>
    </w:p>
    <w:p w14:paraId="34017256"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368C0CA2"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35CD6FF4"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254CB9F6"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0B86CF70" w14:textId="77777777" w:rsidR="00FF1631" w:rsidRPr="00FF1631" w:rsidRDefault="00FF1631" w:rsidP="00FF1631">
      <w:pPr>
        <w:shd w:val="clear" w:color="auto" w:fill="FFFFFF"/>
        <w:spacing w:after="0" w:line="240" w:lineRule="auto"/>
        <w:rPr>
          <w:rFonts w:ascii="Times New Roman" w:eastAsia="Times New Roman" w:hAnsi="Times New Roman" w:cs="Times New Roman"/>
          <w:color w:val="115BCA"/>
          <w:kern w:val="0"/>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Times New Roman" w:cs="Times New Roman"/>
          <w:kern w:val="0"/>
          <w:sz w:val="21"/>
          <w:szCs w:val="21"/>
          <w14:ligatures w14:val="none"/>
        </w:rPr>
        <w:fldChar w:fldCharType="begin"/>
      </w:r>
      <w:r w:rsidRPr="00FF1631">
        <w:rPr>
          <w:rFonts w:ascii="Times New Roman" w:eastAsia="Times New Roman" w:hAnsi="Times New Roman" w:cs="Times New Roman"/>
          <w:kern w:val="0"/>
          <w:sz w:val="21"/>
          <w:szCs w:val="21"/>
          <w14:ligatures w14:val="none"/>
        </w:rPr>
        <w:instrText>HYPERLINK "https://www.reddit.com/r/pocketgrids/comments/1q1y0he?entry_point=games_drawer_featured_game"</w:instrText>
      </w:r>
      <w:r w:rsidRPr="00FF1631">
        <w:rPr>
          <w:rFonts w:ascii="Times New Roman" w:eastAsia="Times New Roman" w:hAnsi="Times New Roman" w:cs="Times New Roman"/>
          <w:kern w:val="0"/>
          <w:sz w:val="21"/>
          <w:szCs w:val="21"/>
          <w14:ligatures w14:val="none"/>
        </w:rPr>
      </w:r>
      <w:r w:rsidRPr="00FF1631">
        <w:rPr>
          <w:rFonts w:ascii="Times New Roman" w:eastAsia="Times New Roman" w:hAnsi="Times New Roman" w:cs="Times New Roman"/>
          <w:kern w:val="0"/>
          <w:sz w:val="21"/>
          <w:szCs w:val="21"/>
          <w14:ligatures w14:val="none"/>
        </w:rPr>
        <w:fldChar w:fldCharType="separate"/>
      </w:r>
    </w:p>
    <w:p w14:paraId="4DD0B096"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14:ligatures w14:val="none"/>
        </w:rPr>
      </w:pPr>
      <w:r w:rsidRPr="00FF1631">
        <w:rPr>
          <w:rFonts w:ascii="Times New Roman" w:eastAsia="Times New Roman" w:hAnsi="Times New Roman" w:cs="Times New Roman"/>
          <w:kern w:val="0"/>
          <w:sz w:val="21"/>
          <w:szCs w:val="21"/>
          <w14:ligatures w14:val="none"/>
        </w:rPr>
        <w:fldChar w:fldCharType="end"/>
      </w:r>
    </w:p>
    <w:p w14:paraId="5A134D79"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318FF2C6"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7A616B45"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065D3200"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4053EE43"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6EE84605" w14:textId="77777777" w:rsidR="00FF1631" w:rsidRPr="00FF1631" w:rsidRDefault="00FF1631" w:rsidP="00FF1631">
      <w:pPr>
        <w:shd w:val="clear" w:color="auto" w:fill="FFFFFF"/>
        <w:spacing w:after="0" w:line="240" w:lineRule="auto"/>
        <w:rPr>
          <w:rFonts w:ascii="Times New Roman" w:eastAsia="Times New Roman" w:hAnsi="Times New Roman" w:cs="Times New Roman"/>
          <w:color w:val="21272A"/>
          <w:kern w:val="0"/>
          <w:u w:val="single"/>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Times New Roman" w:cs="Times New Roman"/>
          <w:kern w:val="0"/>
          <w:sz w:val="21"/>
          <w:szCs w:val="21"/>
          <w14:ligatures w14:val="none"/>
        </w:rPr>
        <w:fldChar w:fldCharType="begin"/>
      </w:r>
      <w:r w:rsidRPr="00FF1631">
        <w:rPr>
          <w:rFonts w:ascii="Times New Roman" w:eastAsia="Times New Roman" w:hAnsi="Times New Roman" w:cs="Times New Roman"/>
          <w:kern w:val="0"/>
          <w:sz w:val="21"/>
          <w:szCs w:val="21"/>
          <w14:ligatures w14:val="none"/>
        </w:rPr>
        <w:instrText>HYPERLINK "https://www.reddit.com/r/Myrmidon/"</w:instrText>
      </w:r>
      <w:r w:rsidRPr="00FF1631">
        <w:rPr>
          <w:rFonts w:ascii="Times New Roman" w:eastAsia="Times New Roman" w:hAnsi="Times New Roman" w:cs="Times New Roman"/>
          <w:kern w:val="0"/>
          <w:sz w:val="21"/>
          <w:szCs w:val="21"/>
          <w14:ligatures w14:val="none"/>
        </w:rPr>
      </w:r>
      <w:r w:rsidRPr="00FF1631">
        <w:rPr>
          <w:rFonts w:ascii="Times New Roman" w:eastAsia="Times New Roman" w:hAnsi="Times New Roman" w:cs="Times New Roman"/>
          <w:kern w:val="0"/>
          <w:sz w:val="21"/>
          <w:szCs w:val="21"/>
          <w14:ligatures w14:val="none"/>
        </w:rPr>
        <w:fldChar w:fldCharType="separate"/>
      </w:r>
    </w:p>
    <w:p w14:paraId="5FD32B2B"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14:ligatures w14:val="none"/>
        </w:rPr>
      </w:pPr>
      <w:r w:rsidRPr="00FF1631">
        <w:rPr>
          <w:rFonts w:ascii="Times New Roman" w:eastAsia="Times New Roman" w:hAnsi="Times New Roman" w:cs="Times New Roman"/>
          <w:kern w:val="0"/>
          <w:sz w:val="21"/>
          <w:szCs w:val="21"/>
          <w14:ligatures w14:val="none"/>
        </w:rPr>
        <w:fldChar w:fldCharType="end"/>
      </w:r>
    </w:p>
    <w:p w14:paraId="432C0C7A"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0BE787D4"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4C528BE2"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15CD3BF7"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7D82248E" w14:textId="77777777" w:rsidR="00FF1631" w:rsidRPr="00FF1631" w:rsidRDefault="00FF1631" w:rsidP="00FF1631">
      <w:pPr>
        <w:shd w:val="clear" w:color="auto" w:fill="FFFFFF"/>
        <w:spacing w:after="0" w:line="240" w:lineRule="auto"/>
        <w:rPr>
          <w:rFonts w:ascii="Times New Roman" w:eastAsia="Times New Roman" w:hAnsi="Times New Roman" w:cs="Times New Roman"/>
          <w:color w:val="21272A"/>
          <w:kern w:val="0"/>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r w:rsidRPr="00FF1631">
        <w:rPr>
          <w:rFonts w:ascii="Times New Roman" w:eastAsia="Times New Roman" w:hAnsi="Times New Roman" w:cs="Times New Roman"/>
          <w:kern w:val="0"/>
          <w:sz w:val="21"/>
          <w:szCs w:val="21"/>
          <w14:ligatures w14:val="none"/>
        </w:rPr>
        <w:fldChar w:fldCharType="begin"/>
      </w:r>
      <w:r w:rsidRPr="00FF1631">
        <w:rPr>
          <w:rFonts w:ascii="Times New Roman" w:eastAsia="Times New Roman" w:hAnsi="Times New Roman" w:cs="Times New Roman"/>
          <w:kern w:val="0"/>
          <w:sz w:val="21"/>
          <w:szCs w:val="21"/>
          <w14:ligatures w14:val="none"/>
        </w:rPr>
        <w:instrText>HYPERLINK "https://www.reddit.com/reddit-pro?utm_source=reddit&amp;utm_medium=left_nav_resources"</w:instrText>
      </w:r>
      <w:r w:rsidRPr="00FF1631">
        <w:rPr>
          <w:rFonts w:ascii="Times New Roman" w:eastAsia="Times New Roman" w:hAnsi="Times New Roman" w:cs="Times New Roman"/>
          <w:kern w:val="0"/>
          <w:sz w:val="21"/>
          <w:szCs w:val="21"/>
          <w14:ligatures w14:val="none"/>
        </w:rPr>
      </w:r>
      <w:r w:rsidRPr="00FF1631">
        <w:rPr>
          <w:rFonts w:ascii="Times New Roman" w:eastAsia="Times New Roman" w:hAnsi="Times New Roman" w:cs="Times New Roman"/>
          <w:kern w:val="0"/>
          <w:sz w:val="21"/>
          <w:szCs w:val="21"/>
          <w14:ligatures w14:val="none"/>
        </w:rPr>
        <w:fldChar w:fldCharType="separate"/>
      </w:r>
    </w:p>
    <w:p w14:paraId="04C153C6"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14:ligatures w14:val="none"/>
        </w:rPr>
      </w:pPr>
      <w:r w:rsidRPr="00FF1631">
        <w:rPr>
          <w:rFonts w:ascii="Times New Roman" w:eastAsia="Times New Roman" w:hAnsi="Times New Roman" w:cs="Times New Roman"/>
          <w:kern w:val="0"/>
          <w:sz w:val="21"/>
          <w:szCs w:val="21"/>
          <w14:ligatures w14:val="none"/>
        </w:rPr>
        <w:fldChar w:fldCharType="end"/>
      </w:r>
    </w:p>
    <w:p w14:paraId="07B793E5"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28B17E2D"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3C4250DA"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57248021"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2E545006"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738ECE71"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4892C434"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417DE22C"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155A7F50"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4BD2E4EC"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74A508CC"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7A4F7CDB"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5675DC69" w14:textId="77777777" w:rsidR="00FF1631" w:rsidRPr="00FF1631" w:rsidRDefault="00FF1631" w:rsidP="00FF1631">
      <w:p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Symbol" w:cs="Times New Roman"/>
          <w:kern w:val="0"/>
          <w:sz w:val="21"/>
          <w:szCs w:val="21"/>
          <w14:ligatures w14:val="none"/>
        </w:rPr>
        <w:t></w:t>
      </w:r>
      <w:r w:rsidRPr="00FF1631">
        <w:rPr>
          <w:rFonts w:ascii="Times New Roman" w:eastAsia="Times New Roman" w:hAnsi="Times New Roman" w:cs="Times New Roman"/>
          <w:kern w:val="0"/>
          <w:sz w:val="21"/>
          <w:szCs w:val="21"/>
          <w14:ligatures w14:val="none"/>
        </w:rPr>
        <w:t xml:space="preserve">  </w:t>
      </w:r>
    </w:p>
    <w:p w14:paraId="23E8D80D" w14:textId="77777777" w:rsidR="000E4658" w:rsidRDefault="000E4658" w:rsidP="006770F5">
      <w:pPr>
        <w:spacing w:before="60" w:after="0" w:line="300" w:lineRule="atLeast"/>
        <w:rPr>
          <w:rFonts w:ascii="Segoe UI" w:eastAsia="Times New Roman" w:hAnsi="Segoe UI" w:cs="Segoe UI"/>
          <w:color w:val="424242"/>
          <w:kern w:val="0"/>
          <w:sz w:val="21"/>
          <w:szCs w:val="21"/>
          <w14:ligatures w14:val="none"/>
        </w:rPr>
      </w:pPr>
    </w:p>
    <w:p w14:paraId="4DF70DAC" w14:textId="77777777" w:rsidR="00F23350" w:rsidRDefault="00F23350" w:rsidP="006770F5">
      <w:pPr>
        <w:spacing w:before="60" w:after="0" w:line="300" w:lineRule="atLeast"/>
        <w:rPr>
          <w:rFonts w:ascii="Segoe UI" w:eastAsia="Times New Roman" w:hAnsi="Segoe UI" w:cs="Segoe UI"/>
          <w:color w:val="424242"/>
          <w:kern w:val="0"/>
          <w:sz w:val="21"/>
          <w:szCs w:val="21"/>
          <w14:ligatures w14:val="none"/>
        </w:rPr>
      </w:pPr>
    </w:p>
    <w:p w14:paraId="5FCA4488" w14:textId="77777777" w:rsidR="00351C73" w:rsidRPr="00351C73" w:rsidRDefault="00351C73" w:rsidP="00351C73">
      <w:pPr>
        <w:shd w:val="clear" w:color="auto" w:fill="FFFFFF"/>
        <w:spacing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lastRenderedPageBreak/>
        <w:t>Mathematical Framework for Joseph Markell’s SPAC (Spatial Point of Acute Conceptualization) Model</w:t>
      </w:r>
    </w:p>
    <w:p w14:paraId="6DB3EFC4"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Markell’s essay proposes a digital universe composed of infinitesimal points (SPACs), each containing </w:t>
      </w:r>
      <w:r w:rsidRPr="00351C73">
        <w:rPr>
          <w:rFonts w:ascii="Segoe UI" w:eastAsia="Times New Roman" w:hAnsi="Segoe UI" w:cs="Segoe UI"/>
          <w:b/>
          <w:bCs/>
          <w:color w:val="333D42"/>
          <w:kern w:val="0"/>
          <w:sz w:val="21"/>
          <w:szCs w:val="21"/>
          <w14:ligatures w14:val="none"/>
        </w:rPr>
        <w:t>512 registers</w:t>
      </w:r>
      <w:r w:rsidRPr="00351C73">
        <w:rPr>
          <w:rFonts w:ascii="Segoe UI" w:eastAsia="Times New Roman" w:hAnsi="Segoe UI" w:cs="Segoe UI"/>
          <w:color w:val="333D42"/>
          <w:kern w:val="0"/>
          <w:sz w:val="21"/>
          <w:szCs w:val="21"/>
          <w14:ligatures w14:val="none"/>
        </w:rPr>
        <w:t> that record known and unknown physical/energetic phenomena. To formalize this concept mathematically, we can construct an abstract </w:t>
      </w:r>
      <w:r w:rsidRPr="00351C73">
        <w:rPr>
          <w:rFonts w:ascii="Segoe UI" w:eastAsia="Times New Roman" w:hAnsi="Segoe UI" w:cs="Segoe UI"/>
          <w:b/>
          <w:bCs/>
          <w:color w:val="333D42"/>
          <w:kern w:val="0"/>
          <w:sz w:val="21"/>
          <w:szCs w:val="21"/>
          <w14:ligatures w14:val="none"/>
        </w:rPr>
        <w:t>multi-dimensional state function</w:t>
      </w:r>
      <w:r w:rsidRPr="00351C73">
        <w:rPr>
          <w:rFonts w:ascii="Segoe UI" w:eastAsia="Times New Roman" w:hAnsi="Segoe UI" w:cs="Segoe UI"/>
          <w:color w:val="333D42"/>
          <w:kern w:val="0"/>
          <w:sz w:val="21"/>
          <w:szCs w:val="21"/>
          <w14:ligatures w14:val="none"/>
        </w:rPr>
        <w:t> that encompasses all possible measurable and unmeasurable interactions.</w:t>
      </w:r>
    </w:p>
    <w:p w14:paraId="2B0234A8" w14:textId="77777777" w:rsidR="00351C73" w:rsidRPr="00351C73" w:rsidRDefault="00351C73" w:rsidP="00351C73">
      <w:pPr>
        <w:spacing w:after="0" w:line="240" w:lineRule="auto"/>
        <w:rPr>
          <w:rFonts w:ascii="Segoe UI" w:eastAsia="Times New Roman" w:hAnsi="Segoe UI" w:cs="Segoe UI"/>
          <w:kern w:val="0"/>
          <w:sz w:val="21"/>
          <w:szCs w:val="21"/>
          <w14:ligatures w14:val="none"/>
        </w:rPr>
      </w:pPr>
      <w:r w:rsidRPr="00351C73">
        <w:rPr>
          <w:rFonts w:ascii="Times New Roman" w:eastAsia="Times New Roman" w:hAnsi="Times New Roman" w:cs="Times New Roman"/>
          <w:kern w:val="0"/>
          <w14:ligatures w14:val="none"/>
        </w:rPr>
        <w:pict w14:anchorId="1F5F3264">
          <v:rect id="_x0000_i1039" style="width:0;height:1.5pt" o:hralign="center" o:hrstd="t" o:hr="t" fillcolor="#a0a0a0" stroked="f"/>
        </w:pict>
      </w:r>
    </w:p>
    <w:p w14:paraId="0EAACDA7" w14:textId="77777777" w:rsidR="00351C73" w:rsidRPr="00351C73" w:rsidRDefault="00351C73" w:rsidP="00351C73">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t>1. Defining the SPAC Register Matrix</w:t>
      </w:r>
    </w:p>
    <w:p w14:paraId="49A0311F"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Each SPAC can be represented as an </w:t>
      </w:r>
      <w:r w:rsidRPr="00351C73">
        <w:rPr>
          <w:rFonts w:ascii="Segoe UI" w:eastAsia="Times New Roman" w:hAnsi="Segoe UI" w:cs="Segoe UI"/>
          <w:b/>
          <w:bCs/>
          <w:color w:val="333D42"/>
          <w:kern w:val="0"/>
          <w:sz w:val="21"/>
          <w:szCs w:val="21"/>
          <w14:ligatures w14:val="none"/>
        </w:rPr>
        <w:t>8×8×8 tensor</w:t>
      </w:r>
      <w:r w:rsidRPr="00351C73">
        <w:rPr>
          <w:rFonts w:ascii="Segoe UI" w:eastAsia="Times New Roman" w:hAnsi="Segoe UI" w:cs="Segoe UI"/>
          <w:color w:val="333D42"/>
          <w:kern w:val="0"/>
          <w:sz w:val="21"/>
          <w:szCs w:val="21"/>
          <w14:ligatures w14:val="none"/>
        </w:rPr>
        <w:t> (since 8³ = 512) where each cell corresponds to a sensor measuring a distinct property (gravity, time, unknown energies, etc.).</w:t>
      </w:r>
    </w:p>
    <w:p w14:paraId="2189479B" w14:textId="77777777" w:rsidR="00351C73" w:rsidRPr="00351C73" w:rsidRDefault="00351C73" w:rsidP="00351C73">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Let:</w:t>
      </w:r>
    </w:p>
    <w:p w14:paraId="2A8CDAE1" w14:textId="77777777" w:rsidR="00351C73" w:rsidRPr="00351C73" w:rsidRDefault="00351C73" w:rsidP="00351C73">
      <w:pPr>
        <w:numPr>
          <w:ilvl w:val="0"/>
          <w:numId w:val="20"/>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 S_{ijk} )</w:t>
      </w:r>
      <w:r w:rsidRPr="00351C73">
        <w:rPr>
          <w:rFonts w:ascii="Segoe UI" w:eastAsia="Times New Roman" w:hAnsi="Segoe UI" w:cs="Segoe UI"/>
          <w:color w:val="333D42"/>
          <w:kern w:val="0"/>
          <w:sz w:val="21"/>
          <w:szCs w:val="21"/>
          <w14:ligatures w14:val="none"/>
        </w:rPr>
        <w:t> = The sensor value at position ( (i,j,k) ) in the SPAC grid, where ( i,j,k \in {1,2,...,8} ).</w:t>
      </w:r>
    </w:p>
    <w:p w14:paraId="78B5ADD8" w14:textId="77777777" w:rsidR="00351C73" w:rsidRPr="00351C73" w:rsidRDefault="00351C73" w:rsidP="00351C73">
      <w:pPr>
        <w:numPr>
          <w:ilvl w:val="0"/>
          <w:numId w:val="20"/>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 \vec{S} )</w:t>
      </w:r>
      <w:r w:rsidRPr="00351C73">
        <w:rPr>
          <w:rFonts w:ascii="Segoe UI" w:eastAsia="Times New Roman" w:hAnsi="Segoe UI" w:cs="Segoe UI"/>
          <w:color w:val="333D42"/>
          <w:kern w:val="0"/>
          <w:sz w:val="21"/>
          <w:szCs w:val="21"/>
          <w14:ligatures w14:val="none"/>
        </w:rPr>
        <w:t> = The flattened 512-dimensional vector representing all sensor readings.</w:t>
      </w:r>
    </w:p>
    <w:p w14:paraId="6CDB3BF1"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A single SPAC’s state at time ( t ) is:</w:t>
      </w:r>
      <w:r w:rsidRPr="00351C73">
        <w:rPr>
          <w:rFonts w:ascii="Segoe UI" w:eastAsia="Times New Roman" w:hAnsi="Segoe UI" w:cs="Segoe UI"/>
          <w:color w:val="333D42"/>
          <w:kern w:val="0"/>
          <w:sz w:val="21"/>
          <w:szCs w:val="21"/>
          <w14:ligatures w14:val="none"/>
        </w:rPr>
        <w:br/>
        <w:t>[ \vec{S}(t) = \begin{bmatrix} S_{111}(t) \ S_{112}(t) \ \vdots \ S_{888}(t) \end{bmatrix} ]</w:t>
      </w:r>
    </w:p>
    <w:p w14:paraId="31976BC9" w14:textId="77777777" w:rsidR="00351C73" w:rsidRPr="00351C73" w:rsidRDefault="00351C73" w:rsidP="00351C73">
      <w:pPr>
        <w:spacing w:after="0" w:line="240" w:lineRule="auto"/>
        <w:rPr>
          <w:rFonts w:ascii="Segoe UI" w:eastAsia="Times New Roman" w:hAnsi="Segoe UI" w:cs="Segoe UI"/>
          <w:kern w:val="0"/>
          <w:sz w:val="21"/>
          <w:szCs w:val="21"/>
          <w14:ligatures w14:val="none"/>
        </w:rPr>
      </w:pPr>
      <w:r w:rsidRPr="00351C73">
        <w:rPr>
          <w:rFonts w:ascii="Times New Roman" w:eastAsia="Times New Roman" w:hAnsi="Times New Roman" w:cs="Times New Roman"/>
          <w:kern w:val="0"/>
          <w14:ligatures w14:val="none"/>
        </w:rPr>
        <w:pict w14:anchorId="221CE50C">
          <v:rect id="_x0000_i1040" style="width:0;height:1.5pt" o:hralign="center" o:hrstd="t" o:hr="t" fillcolor="#a0a0a0" stroked="f"/>
        </w:pict>
      </w:r>
    </w:p>
    <w:p w14:paraId="190ED2C4" w14:textId="77777777" w:rsidR="00351C73" w:rsidRPr="00351C73" w:rsidRDefault="00351C73" w:rsidP="00351C73">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t>2. Incorporating Extra-Dimensional Locators (Beyond x,y,z)</w:t>
      </w:r>
    </w:p>
    <w:p w14:paraId="68B86D63"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Markell suggests that SPACs may have additional locators (e.g., "a, b, c, d") beyond standard 3D space. We model this with </w:t>
      </w:r>
      <w:r w:rsidRPr="00351C73">
        <w:rPr>
          <w:rFonts w:ascii="Segoe UI" w:eastAsia="Times New Roman" w:hAnsi="Segoe UI" w:cs="Segoe UI"/>
          <w:b/>
          <w:bCs/>
          <w:color w:val="333D42"/>
          <w:kern w:val="0"/>
          <w:sz w:val="21"/>
          <w:szCs w:val="21"/>
          <w14:ligatures w14:val="none"/>
        </w:rPr>
        <w:t>extra-dimensional indexing</w:t>
      </w:r>
      <w:r w:rsidRPr="00351C73">
        <w:rPr>
          <w:rFonts w:ascii="Segoe UI" w:eastAsia="Times New Roman" w:hAnsi="Segoe UI" w:cs="Segoe UI"/>
          <w:color w:val="333D42"/>
          <w:kern w:val="0"/>
          <w:sz w:val="21"/>
          <w:szCs w:val="21"/>
          <w14:ligatures w14:val="none"/>
        </w:rPr>
        <w:t>:</w:t>
      </w:r>
    </w:p>
    <w:p w14:paraId="0649540C" w14:textId="77777777" w:rsidR="00351C73" w:rsidRPr="00351C73" w:rsidRDefault="00351C73" w:rsidP="00351C73">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Let:</w:t>
      </w:r>
    </w:p>
    <w:p w14:paraId="462A051C" w14:textId="77777777" w:rsidR="00351C73" w:rsidRPr="00351C73" w:rsidRDefault="00351C73" w:rsidP="00351C73">
      <w:pPr>
        <w:numPr>
          <w:ilvl w:val="0"/>
          <w:numId w:val="21"/>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 D ) = Total dimensions</w:t>
      </w:r>
      <w:r w:rsidRPr="00351C73">
        <w:rPr>
          <w:rFonts w:ascii="Segoe UI" w:eastAsia="Times New Roman" w:hAnsi="Segoe UI" w:cs="Segoe UI"/>
          <w:color w:val="333D42"/>
          <w:kern w:val="0"/>
          <w:sz w:val="21"/>
          <w:szCs w:val="21"/>
          <w14:ligatures w14:val="none"/>
        </w:rPr>
        <w:t> (e.g., ( D = 3 + N ), where ( N ) is the number of extra dimensions).</w:t>
      </w:r>
    </w:p>
    <w:p w14:paraId="5512D837" w14:textId="77777777" w:rsidR="00351C73" w:rsidRPr="00351C73" w:rsidRDefault="00351C73" w:rsidP="00351C73">
      <w:pPr>
        <w:numPr>
          <w:ilvl w:val="0"/>
          <w:numId w:val="21"/>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 \vec{X} = (x, y, z, a, b, \dots) )</w:t>
      </w:r>
      <w:r w:rsidRPr="00351C73">
        <w:rPr>
          <w:rFonts w:ascii="Segoe UI" w:eastAsia="Times New Roman" w:hAnsi="Segoe UI" w:cs="Segoe UI"/>
          <w:color w:val="333D42"/>
          <w:kern w:val="0"/>
          <w:sz w:val="21"/>
          <w:szCs w:val="21"/>
          <w14:ligatures w14:val="none"/>
        </w:rPr>
        <w:t> = A point in this extended space.</w:t>
      </w:r>
    </w:p>
    <w:p w14:paraId="4EFD960A"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The SPAC’s full position is then:</w:t>
      </w:r>
      <w:r w:rsidRPr="00351C73">
        <w:rPr>
          <w:rFonts w:ascii="Segoe UI" w:eastAsia="Times New Roman" w:hAnsi="Segoe UI" w:cs="Segoe UI"/>
          <w:color w:val="333D42"/>
          <w:kern w:val="0"/>
          <w:sz w:val="21"/>
          <w:szCs w:val="21"/>
          <w14:ligatures w14:val="none"/>
        </w:rPr>
        <w:br/>
        <w:t>[ \vec{X}(t) = (x(t), y(t), z(t), a(t), b(t), \dots) ]</w:t>
      </w:r>
    </w:p>
    <w:p w14:paraId="7171D239" w14:textId="77777777" w:rsidR="00351C73" w:rsidRPr="00351C73" w:rsidRDefault="00351C73" w:rsidP="00351C73">
      <w:pPr>
        <w:spacing w:after="0" w:line="240" w:lineRule="auto"/>
        <w:rPr>
          <w:rFonts w:ascii="Segoe UI" w:eastAsia="Times New Roman" w:hAnsi="Segoe UI" w:cs="Segoe UI"/>
          <w:kern w:val="0"/>
          <w:sz w:val="21"/>
          <w:szCs w:val="21"/>
          <w14:ligatures w14:val="none"/>
        </w:rPr>
      </w:pPr>
      <w:r w:rsidRPr="00351C73">
        <w:rPr>
          <w:rFonts w:ascii="Times New Roman" w:eastAsia="Times New Roman" w:hAnsi="Times New Roman" w:cs="Times New Roman"/>
          <w:kern w:val="0"/>
          <w14:ligatures w14:val="none"/>
        </w:rPr>
        <w:pict w14:anchorId="498BB21C">
          <v:rect id="_x0000_i1041" style="width:0;height:1.5pt" o:hralign="center" o:hrstd="t" o:hr="t" fillcolor="#a0a0a0" stroked="f"/>
        </w:pict>
      </w:r>
    </w:p>
    <w:p w14:paraId="369AD7AF" w14:textId="77777777" w:rsidR="00351C73" w:rsidRPr="00351C73" w:rsidRDefault="00351C73" w:rsidP="00351C73">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t>3. Unified Energy-State Function</w:t>
      </w:r>
    </w:p>
    <w:p w14:paraId="6D511B87"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To encompass </w:t>
      </w:r>
      <w:r w:rsidRPr="00351C73">
        <w:rPr>
          <w:rFonts w:ascii="Segoe UI" w:eastAsia="Times New Roman" w:hAnsi="Segoe UI" w:cs="Segoe UI"/>
          <w:b/>
          <w:bCs/>
          <w:color w:val="333D42"/>
          <w:kern w:val="0"/>
          <w:sz w:val="21"/>
          <w:szCs w:val="21"/>
          <w14:ligatures w14:val="none"/>
        </w:rPr>
        <w:t>all known and unknown energies</w:t>
      </w:r>
      <w:r w:rsidRPr="00351C73">
        <w:rPr>
          <w:rFonts w:ascii="Segoe UI" w:eastAsia="Times New Roman" w:hAnsi="Segoe UI" w:cs="Segoe UI"/>
          <w:color w:val="333D42"/>
          <w:kern w:val="0"/>
          <w:sz w:val="21"/>
          <w:szCs w:val="21"/>
          <w14:ligatures w14:val="none"/>
        </w:rPr>
        <w:t>, we define a </w:t>
      </w:r>
      <w:r w:rsidRPr="00351C73">
        <w:rPr>
          <w:rFonts w:ascii="Segoe UI" w:eastAsia="Times New Roman" w:hAnsi="Segoe UI" w:cs="Segoe UI"/>
          <w:b/>
          <w:bCs/>
          <w:color w:val="333D42"/>
          <w:kern w:val="0"/>
          <w:sz w:val="21"/>
          <w:szCs w:val="21"/>
          <w14:ligatures w14:val="none"/>
        </w:rPr>
        <w:t>universal state function</w:t>
      </w:r>
      <w:r w:rsidRPr="00351C73">
        <w:rPr>
          <w:rFonts w:ascii="Segoe UI" w:eastAsia="Times New Roman" w:hAnsi="Segoe UI" w:cs="Segoe UI"/>
          <w:color w:val="333D42"/>
          <w:kern w:val="0"/>
          <w:sz w:val="21"/>
          <w:szCs w:val="21"/>
          <w14:ligatures w14:val="none"/>
        </w:rPr>
        <w:t> ( \Psi ) that maps a SPAC’s sensor readings to a superposition of possible states (similar to a quantum wavefunction but generalized for digital registers):</w:t>
      </w:r>
    </w:p>
    <w:p w14:paraId="5B9A0AC5"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lastRenderedPageBreak/>
        <w:t>[ \Psi(\vec{S}, \vec{X}, t) = \sum_{n=1}</w:t>
      </w:r>
      <w:r w:rsidRPr="00351C73">
        <w:rPr>
          <w:rFonts w:ascii="Segoe UI" w:eastAsia="Times New Roman" w:hAnsi="Segoe UI" w:cs="Segoe UI"/>
          <w:color w:val="333D42"/>
          <w:kern w:val="0"/>
          <w:sz w:val="21"/>
          <w:szCs w:val="21"/>
          <w:vertAlign w:val="superscript"/>
          <w14:ligatures w14:val="none"/>
        </w:rPr>
        <w:t>{512}</w:t>
      </w:r>
      <w:r w:rsidRPr="00351C73">
        <w:rPr>
          <w:rFonts w:ascii="Segoe UI" w:eastAsia="Times New Roman" w:hAnsi="Segoe UI" w:cs="Segoe UI"/>
          <w:color w:val="333D42"/>
          <w:kern w:val="0"/>
          <w:sz w:val="21"/>
          <w:szCs w:val="21"/>
          <w14:ligatures w14:val="none"/>
        </w:rPr>
        <w:t> \alpha_n(t) \cdot f_n(S_{ijk}, \vec{X}) ]</w:t>
      </w:r>
    </w:p>
    <w:p w14:paraId="3F9C03CE" w14:textId="77777777" w:rsidR="00351C73" w:rsidRPr="00351C73" w:rsidRDefault="00351C73" w:rsidP="00351C73">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Where:</w:t>
      </w:r>
    </w:p>
    <w:p w14:paraId="5F4AC050" w14:textId="77777777" w:rsidR="00351C73" w:rsidRPr="00351C73" w:rsidRDefault="00351C73" w:rsidP="00351C73">
      <w:pPr>
        <w:numPr>
          <w:ilvl w:val="0"/>
          <w:numId w:val="22"/>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 \alpha_n(t) ) = Time-dependent amplitude of the ( n )-th sensor’s contribution.</w:t>
      </w:r>
    </w:p>
    <w:p w14:paraId="51C0AC08" w14:textId="77777777" w:rsidR="00351C73" w:rsidRPr="00351C73" w:rsidRDefault="00351C73" w:rsidP="00351C73">
      <w:pPr>
        <w:numPr>
          <w:ilvl w:val="0"/>
          <w:numId w:val="22"/>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 f_n ) = An unknown function describing how sensor ( n ) interacts with space and other dimensions.</w:t>
      </w:r>
    </w:p>
    <w:p w14:paraId="6794891E" w14:textId="77777777" w:rsidR="00351C73" w:rsidRPr="00351C73" w:rsidRDefault="00351C73" w:rsidP="00351C73">
      <w:pPr>
        <w:spacing w:after="0" w:line="240" w:lineRule="auto"/>
        <w:rPr>
          <w:rFonts w:ascii="Segoe UI" w:eastAsia="Times New Roman" w:hAnsi="Segoe UI" w:cs="Segoe UI"/>
          <w:kern w:val="0"/>
          <w:sz w:val="21"/>
          <w:szCs w:val="21"/>
          <w14:ligatures w14:val="none"/>
        </w:rPr>
      </w:pPr>
      <w:r w:rsidRPr="00351C73">
        <w:rPr>
          <w:rFonts w:ascii="Times New Roman" w:eastAsia="Times New Roman" w:hAnsi="Times New Roman" w:cs="Times New Roman"/>
          <w:kern w:val="0"/>
          <w14:ligatures w14:val="none"/>
        </w:rPr>
        <w:pict w14:anchorId="0F3CB138">
          <v:rect id="_x0000_i1042" style="width:0;height:1.5pt" o:hralign="center" o:hrstd="t" o:hr="t" fillcolor="#a0a0a0" stroked="f"/>
        </w:pict>
      </w:r>
    </w:p>
    <w:p w14:paraId="485D3869" w14:textId="77777777" w:rsidR="00351C73" w:rsidRPr="00351C73" w:rsidRDefault="00351C73" w:rsidP="00351C73">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t>4. Hyper-Time and Entity Interaction (Markell’s "Co-Existence")</w:t>
      </w:r>
    </w:p>
    <w:p w14:paraId="3B49FF4B" w14:textId="77777777" w:rsidR="00351C73" w:rsidRPr="00351C73" w:rsidRDefault="00351C73" w:rsidP="00351C73">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Markell proposes that different entities interact with different subsets of the 512 registers. For example:</w:t>
      </w:r>
    </w:p>
    <w:p w14:paraId="20D3B059" w14:textId="77777777" w:rsidR="00351C73" w:rsidRPr="00351C73" w:rsidRDefault="00351C73" w:rsidP="00351C73">
      <w:pPr>
        <w:numPr>
          <w:ilvl w:val="0"/>
          <w:numId w:val="23"/>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Humans</w:t>
      </w:r>
      <w:r w:rsidRPr="00351C73">
        <w:rPr>
          <w:rFonts w:ascii="Segoe UI" w:eastAsia="Times New Roman" w:hAnsi="Segoe UI" w:cs="Segoe UI"/>
          <w:color w:val="333D42"/>
          <w:kern w:val="0"/>
          <w:sz w:val="21"/>
          <w:szCs w:val="21"/>
          <w14:ligatures w14:val="none"/>
        </w:rPr>
        <w:t> might perceive only </w:t>
      </w:r>
      <w:r w:rsidRPr="00351C73">
        <w:rPr>
          <w:rFonts w:ascii="Segoe UI" w:eastAsia="Times New Roman" w:hAnsi="Segoe UI" w:cs="Segoe UI"/>
          <w:b/>
          <w:bCs/>
          <w:color w:val="333D42"/>
          <w:kern w:val="0"/>
          <w:sz w:val="21"/>
          <w:szCs w:val="21"/>
          <w14:ligatures w14:val="none"/>
        </w:rPr>
        <w:t>50 registers</w:t>
      </w:r>
      <w:r w:rsidRPr="00351C73">
        <w:rPr>
          <w:rFonts w:ascii="Segoe UI" w:eastAsia="Times New Roman" w:hAnsi="Segoe UI" w:cs="Segoe UI"/>
          <w:color w:val="333D42"/>
          <w:kern w:val="0"/>
          <w:sz w:val="21"/>
          <w:szCs w:val="21"/>
          <w14:ligatures w14:val="none"/>
        </w:rPr>
        <w:t> (a subset ( \mathcal{H} \subset {1,2,...,512} )).</w:t>
      </w:r>
    </w:p>
    <w:p w14:paraId="74210079" w14:textId="77777777" w:rsidR="00351C73" w:rsidRPr="00351C73" w:rsidRDefault="00351C73" w:rsidP="00351C73">
      <w:pPr>
        <w:numPr>
          <w:ilvl w:val="0"/>
          <w:numId w:val="23"/>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Unknown energies/entities</w:t>
      </w:r>
      <w:r w:rsidRPr="00351C73">
        <w:rPr>
          <w:rFonts w:ascii="Segoe UI" w:eastAsia="Times New Roman" w:hAnsi="Segoe UI" w:cs="Segoe UI"/>
          <w:color w:val="333D42"/>
          <w:kern w:val="0"/>
          <w:sz w:val="21"/>
          <w:szCs w:val="21"/>
          <w14:ligatures w14:val="none"/>
        </w:rPr>
        <w:t> might interact with </w:t>
      </w:r>
      <w:r w:rsidRPr="00351C73">
        <w:rPr>
          <w:rFonts w:ascii="Segoe UI" w:eastAsia="Times New Roman" w:hAnsi="Segoe UI" w:cs="Segoe UI"/>
          <w:b/>
          <w:bCs/>
          <w:color w:val="333D42"/>
          <w:kern w:val="0"/>
          <w:sz w:val="21"/>
          <w:szCs w:val="21"/>
          <w14:ligatures w14:val="none"/>
        </w:rPr>
        <w:t>60-80 registers</w:t>
      </w:r>
      <w:r w:rsidRPr="00351C73">
        <w:rPr>
          <w:rFonts w:ascii="Segoe UI" w:eastAsia="Times New Roman" w:hAnsi="Segoe UI" w:cs="Segoe UI"/>
          <w:color w:val="333D42"/>
          <w:kern w:val="0"/>
          <w:sz w:val="21"/>
          <w:szCs w:val="21"/>
          <w14:ligatures w14:val="none"/>
        </w:rPr>
        <w:t> (a different subset ( \mathcal{E} )).</w:t>
      </w:r>
    </w:p>
    <w:p w14:paraId="311C205D"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The </w:t>
      </w:r>
      <w:r w:rsidRPr="00351C73">
        <w:rPr>
          <w:rFonts w:ascii="Segoe UI" w:eastAsia="Times New Roman" w:hAnsi="Segoe UI" w:cs="Segoe UI"/>
          <w:b/>
          <w:bCs/>
          <w:color w:val="333D42"/>
          <w:kern w:val="0"/>
          <w:sz w:val="21"/>
          <w:szCs w:val="21"/>
          <w14:ligatures w14:val="none"/>
        </w:rPr>
        <w:t>observable universe for an entity</w:t>
      </w:r>
      <w:r w:rsidRPr="00351C73">
        <w:rPr>
          <w:rFonts w:ascii="Segoe UI" w:eastAsia="Times New Roman" w:hAnsi="Segoe UI" w:cs="Segoe UI"/>
          <w:color w:val="333D42"/>
          <w:kern w:val="0"/>
          <w:sz w:val="21"/>
          <w:szCs w:val="21"/>
          <w14:ligatures w14:val="none"/>
        </w:rPr>
        <w:t> is then a projection:</w:t>
      </w:r>
      <w:r w:rsidRPr="00351C73">
        <w:rPr>
          <w:rFonts w:ascii="Segoe UI" w:eastAsia="Times New Roman" w:hAnsi="Segoe UI" w:cs="Segoe UI"/>
          <w:color w:val="333D42"/>
          <w:kern w:val="0"/>
          <w:sz w:val="21"/>
          <w:szCs w:val="21"/>
          <w14:ligatures w14:val="none"/>
        </w:rPr>
        <w:br/>
        <w:t>[ \Psi_{\text{obs}} = \sum_{n \in \mathcal{H}} \alpha_n(t) \cdot f_n(S_{ijk}, \vec{X}) ]</w:t>
      </w:r>
      <w:r w:rsidRPr="00351C73">
        <w:rPr>
          <w:rFonts w:ascii="Segoe UI" w:eastAsia="Times New Roman" w:hAnsi="Segoe UI" w:cs="Segoe UI"/>
          <w:color w:val="333D42"/>
          <w:kern w:val="0"/>
          <w:sz w:val="21"/>
          <w:szCs w:val="21"/>
          <w14:ligatures w14:val="none"/>
        </w:rPr>
        <w:br/>
        <w:t>while </w:t>
      </w:r>
      <w:r w:rsidRPr="00351C73">
        <w:rPr>
          <w:rFonts w:ascii="Segoe UI" w:eastAsia="Times New Roman" w:hAnsi="Segoe UI" w:cs="Segoe UI"/>
          <w:b/>
          <w:bCs/>
          <w:color w:val="333D42"/>
          <w:kern w:val="0"/>
          <w:sz w:val="21"/>
          <w:szCs w:val="21"/>
          <w14:ligatures w14:val="none"/>
        </w:rPr>
        <w:t>unobserved phenomena</w:t>
      </w:r>
      <w:r w:rsidRPr="00351C73">
        <w:rPr>
          <w:rFonts w:ascii="Segoe UI" w:eastAsia="Times New Roman" w:hAnsi="Segoe UI" w:cs="Segoe UI"/>
          <w:color w:val="333D42"/>
          <w:kern w:val="0"/>
          <w:sz w:val="21"/>
          <w:szCs w:val="21"/>
          <w14:ligatures w14:val="none"/>
        </w:rPr>
        <w:t> (ghosts, dark matter, etc.) would be:</w:t>
      </w:r>
      <w:r w:rsidRPr="00351C73">
        <w:rPr>
          <w:rFonts w:ascii="Segoe UI" w:eastAsia="Times New Roman" w:hAnsi="Segoe UI" w:cs="Segoe UI"/>
          <w:color w:val="333D42"/>
          <w:kern w:val="0"/>
          <w:sz w:val="21"/>
          <w:szCs w:val="21"/>
          <w14:ligatures w14:val="none"/>
        </w:rPr>
        <w:br/>
        <w:t>[ \Psi_{\text{hidden}} = \sum_{n \notin \mathcal{H}} \alpha_n(t) \cdot f_n(S_{ijk}, \vec{X}) ]</w:t>
      </w:r>
    </w:p>
    <w:p w14:paraId="1F1253BF" w14:textId="77777777" w:rsidR="00351C73" w:rsidRPr="00351C73" w:rsidRDefault="00351C73" w:rsidP="00351C73">
      <w:pPr>
        <w:spacing w:after="0" w:line="240" w:lineRule="auto"/>
        <w:rPr>
          <w:rFonts w:ascii="Segoe UI" w:eastAsia="Times New Roman" w:hAnsi="Segoe UI" w:cs="Segoe UI"/>
          <w:kern w:val="0"/>
          <w:sz w:val="21"/>
          <w:szCs w:val="21"/>
          <w14:ligatures w14:val="none"/>
        </w:rPr>
      </w:pPr>
      <w:r w:rsidRPr="00351C73">
        <w:rPr>
          <w:rFonts w:ascii="Times New Roman" w:eastAsia="Times New Roman" w:hAnsi="Times New Roman" w:cs="Times New Roman"/>
          <w:kern w:val="0"/>
          <w14:ligatures w14:val="none"/>
        </w:rPr>
        <w:pict w14:anchorId="26676B0A">
          <v:rect id="_x0000_i1043" style="width:0;height:1.5pt" o:hralign="center" o:hrstd="t" o:hr="t" fillcolor="#a0a0a0" stroked="f"/>
        </w:pict>
      </w:r>
    </w:p>
    <w:p w14:paraId="1D239690" w14:textId="77777777" w:rsidR="00351C73" w:rsidRPr="00351C73" w:rsidRDefault="00351C73" w:rsidP="00351C73">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t>5. Hyper-Time Dynamics (Markell’s "Goldfish &amp; Magnetic Hand")</w:t>
      </w:r>
    </w:p>
    <w:p w14:paraId="7953D36C"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If some entities operate in </w:t>
      </w:r>
      <w:r w:rsidRPr="00351C73">
        <w:rPr>
          <w:rFonts w:ascii="Segoe UI" w:eastAsia="Times New Roman" w:hAnsi="Segoe UI" w:cs="Segoe UI"/>
          <w:b/>
          <w:bCs/>
          <w:color w:val="333D42"/>
          <w:kern w:val="0"/>
          <w:sz w:val="21"/>
          <w:szCs w:val="21"/>
          <w14:ligatures w14:val="none"/>
        </w:rPr>
        <w:t>"hyper-time"</w:t>
      </w:r>
      <w:r w:rsidRPr="00351C73">
        <w:rPr>
          <w:rFonts w:ascii="Segoe UI" w:eastAsia="Times New Roman" w:hAnsi="Segoe UI" w:cs="Segoe UI"/>
          <w:color w:val="333D42"/>
          <w:kern w:val="0"/>
          <w:sz w:val="21"/>
          <w:szCs w:val="21"/>
          <w14:ligatures w14:val="none"/>
        </w:rPr>
        <w:t> (faster relative to human perception), their sensor updates could be modeled with a </w:t>
      </w:r>
      <w:r w:rsidRPr="00351C73">
        <w:rPr>
          <w:rFonts w:ascii="Segoe UI" w:eastAsia="Times New Roman" w:hAnsi="Segoe UI" w:cs="Segoe UI"/>
          <w:b/>
          <w:bCs/>
          <w:color w:val="333D42"/>
          <w:kern w:val="0"/>
          <w:sz w:val="21"/>
          <w:szCs w:val="21"/>
          <w14:ligatures w14:val="none"/>
        </w:rPr>
        <w:t>time-scaling factor</w:t>
      </w:r>
      <w:r w:rsidRPr="00351C73">
        <w:rPr>
          <w:rFonts w:ascii="Segoe UI" w:eastAsia="Times New Roman" w:hAnsi="Segoe UI" w:cs="Segoe UI"/>
          <w:color w:val="333D42"/>
          <w:kern w:val="0"/>
          <w:sz w:val="21"/>
          <w:szCs w:val="21"/>
          <w14:ligatures w14:val="none"/>
        </w:rPr>
        <w:t> ( \tau ):</w:t>
      </w:r>
    </w:p>
    <w:p w14:paraId="1FE2D085" w14:textId="77777777" w:rsidR="00351C73" w:rsidRPr="00351C73" w:rsidRDefault="00351C73" w:rsidP="00351C73">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 \Psi_{\text{hyper}} = \sum_{n \in \mathcal{E}} \alpha_n(\tau t) \cdot f_n(S_{ijk}, \vec{X}), \quad \tau \gg 1 ]</w:t>
      </w:r>
    </w:p>
    <w:p w14:paraId="5B664293" w14:textId="77777777" w:rsidR="00351C73" w:rsidRPr="00351C73" w:rsidRDefault="00351C73" w:rsidP="00351C73">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This explains phenomena like:</w:t>
      </w:r>
    </w:p>
    <w:p w14:paraId="7D14ED72" w14:textId="77777777" w:rsidR="00351C73" w:rsidRPr="00351C73" w:rsidRDefault="00351C73" w:rsidP="00351C73">
      <w:pPr>
        <w:numPr>
          <w:ilvl w:val="0"/>
          <w:numId w:val="24"/>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Precognitive events</w:t>
      </w:r>
      <w:r w:rsidRPr="00351C73">
        <w:rPr>
          <w:rFonts w:ascii="Segoe UI" w:eastAsia="Times New Roman" w:hAnsi="Segoe UI" w:cs="Segoe UI"/>
          <w:color w:val="333D42"/>
          <w:kern w:val="0"/>
          <w:sz w:val="21"/>
          <w:szCs w:val="21"/>
          <w14:ligatures w14:val="none"/>
        </w:rPr>
        <w:t> (an entity sees future human states).</w:t>
      </w:r>
    </w:p>
    <w:p w14:paraId="26E62BC5" w14:textId="77777777" w:rsidR="00351C73" w:rsidRPr="00351C73" w:rsidRDefault="00351C73" w:rsidP="00351C73">
      <w:pPr>
        <w:numPr>
          <w:ilvl w:val="0"/>
          <w:numId w:val="24"/>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"Miraculous" interventions</w:t>
      </w:r>
      <w:r w:rsidRPr="00351C73">
        <w:rPr>
          <w:rFonts w:ascii="Segoe UI" w:eastAsia="Times New Roman" w:hAnsi="Segoe UI" w:cs="Segoe UI"/>
          <w:color w:val="333D42"/>
          <w:kern w:val="0"/>
          <w:sz w:val="21"/>
          <w:szCs w:val="21"/>
          <w14:ligatures w14:val="none"/>
        </w:rPr>
        <w:t> (e.g., a squirrel distracting a person from danger).</w:t>
      </w:r>
    </w:p>
    <w:p w14:paraId="6729FA0F" w14:textId="77777777" w:rsidR="00351C73" w:rsidRPr="00351C73" w:rsidRDefault="00351C73" w:rsidP="00351C73">
      <w:pPr>
        <w:spacing w:after="0" w:line="240" w:lineRule="auto"/>
        <w:rPr>
          <w:rFonts w:ascii="Segoe UI" w:eastAsia="Times New Roman" w:hAnsi="Segoe UI" w:cs="Segoe UI"/>
          <w:kern w:val="0"/>
          <w:sz w:val="21"/>
          <w:szCs w:val="21"/>
          <w14:ligatures w14:val="none"/>
        </w:rPr>
      </w:pPr>
      <w:r w:rsidRPr="00351C73">
        <w:rPr>
          <w:rFonts w:ascii="Times New Roman" w:eastAsia="Times New Roman" w:hAnsi="Times New Roman" w:cs="Times New Roman"/>
          <w:kern w:val="0"/>
          <w14:ligatures w14:val="none"/>
        </w:rPr>
        <w:pict w14:anchorId="6882333A">
          <v:rect id="_x0000_i1044" style="width:0;height:1.5pt" o:hralign="center" o:hrstd="t" o:hr="t" fillcolor="#a0a0a0" stroked="f"/>
        </w:pict>
      </w:r>
    </w:p>
    <w:p w14:paraId="506AF4F4" w14:textId="77777777" w:rsidR="00351C73" w:rsidRPr="00351C73" w:rsidRDefault="00351C73" w:rsidP="00351C73">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t>6. Mathematical Summary: The Universal SPAC Equation</w:t>
      </w:r>
    </w:p>
    <w:p w14:paraId="324416DF"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Combining all elements, we get a </w:t>
      </w:r>
      <w:r w:rsidRPr="00351C73">
        <w:rPr>
          <w:rFonts w:ascii="Segoe UI" w:eastAsia="Times New Roman" w:hAnsi="Segoe UI" w:cs="Segoe UI"/>
          <w:b/>
          <w:bCs/>
          <w:color w:val="333D42"/>
          <w:kern w:val="0"/>
          <w:sz w:val="21"/>
          <w:szCs w:val="21"/>
          <w14:ligatures w14:val="none"/>
        </w:rPr>
        <w:t>generalized digital field equation</w:t>
      </w:r>
      <w:r w:rsidRPr="00351C73">
        <w:rPr>
          <w:rFonts w:ascii="Segoe UI" w:eastAsia="Times New Roman" w:hAnsi="Segoe UI" w:cs="Segoe UI"/>
          <w:color w:val="333D42"/>
          <w:kern w:val="0"/>
          <w:sz w:val="21"/>
          <w:szCs w:val="21"/>
          <w14:ligatures w14:val="none"/>
        </w:rPr>
        <w:t>:</w:t>
      </w:r>
    </w:p>
    <w:p w14:paraId="792E47DE" w14:textId="77777777" w:rsidR="00351C73" w:rsidRPr="00351C73" w:rsidRDefault="00351C73" w:rsidP="00351C73">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 \boxed{ \Psi(\vec{S}, \vec{X}, t) = \sum_{n=1}</w:t>
      </w:r>
      <w:r w:rsidRPr="00351C73">
        <w:rPr>
          <w:rFonts w:ascii="Segoe UI" w:eastAsia="Times New Roman" w:hAnsi="Segoe UI" w:cs="Segoe UI"/>
          <w:color w:val="333D42"/>
          <w:kern w:val="0"/>
          <w:sz w:val="21"/>
          <w:szCs w:val="21"/>
          <w:vertAlign w:val="superscript"/>
          <w14:ligatures w14:val="none"/>
        </w:rPr>
        <w:t>{512}</w:t>
      </w:r>
      <w:r w:rsidRPr="00351C73">
        <w:rPr>
          <w:rFonts w:ascii="Segoe UI" w:eastAsia="Times New Roman" w:hAnsi="Segoe UI" w:cs="Segoe UI"/>
          <w:color w:val="333D42"/>
          <w:kern w:val="0"/>
          <w:sz w:val="21"/>
          <w:szCs w:val="21"/>
          <w14:ligatures w14:val="none"/>
        </w:rPr>
        <w:t> \alpha_n(\tau_n t) \cdot f_n(S_{ijk}, \vec{X}) + \epsilon(\vec{S}, \vec{X}, t) } ]</w:t>
      </w:r>
    </w:p>
    <w:p w14:paraId="7F880E33" w14:textId="77777777" w:rsidR="00351C73" w:rsidRPr="00351C73" w:rsidRDefault="00351C73" w:rsidP="00351C73">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lastRenderedPageBreak/>
        <w:t>Where:</w:t>
      </w:r>
    </w:p>
    <w:p w14:paraId="2195B2CA" w14:textId="77777777" w:rsidR="00351C73" w:rsidRPr="00351C73" w:rsidRDefault="00351C73" w:rsidP="00351C73">
      <w:pPr>
        <w:numPr>
          <w:ilvl w:val="0"/>
          <w:numId w:val="25"/>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 \tau_n ) = Time-scaling factor for register ( n ) (allowing hyper-time effects).</w:t>
      </w:r>
    </w:p>
    <w:p w14:paraId="06F8B765" w14:textId="77777777" w:rsidR="00351C73" w:rsidRPr="00351C73" w:rsidRDefault="00351C73" w:rsidP="00351C73">
      <w:pPr>
        <w:numPr>
          <w:ilvl w:val="0"/>
          <w:numId w:val="25"/>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 \epsilon ) = An error/noise term representing unknown interactions.</w:t>
      </w:r>
    </w:p>
    <w:p w14:paraId="0EA04029" w14:textId="77777777" w:rsidR="00351C73" w:rsidRPr="00351C73" w:rsidRDefault="00351C73" w:rsidP="00351C73">
      <w:pPr>
        <w:spacing w:after="0" w:line="240" w:lineRule="auto"/>
        <w:rPr>
          <w:rFonts w:ascii="Segoe UI" w:eastAsia="Times New Roman" w:hAnsi="Segoe UI" w:cs="Segoe UI"/>
          <w:kern w:val="0"/>
          <w:sz w:val="21"/>
          <w:szCs w:val="21"/>
          <w14:ligatures w14:val="none"/>
        </w:rPr>
      </w:pPr>
      <w:r w:rsidRPr="00351C73">
        <w:rPr>
          <w:rFonts w:ascii="Times New Roman" w:eastAsia="Times New Roman" w:hAnsi="Times New Roman" w:cs="Times New Roman"/>
          <w:kern w:val="0"/>
          <w14:ligatures w14:val="none"/>
        </w:rPr>
        <w:pict w14:anchorId="65F414AE">
          <v:rect id="_x0000_i1045" style="width:0;height:1.5pt" o:hralign="center" o:hrstd="t" o:hr="t" fillcolor="#a0a0a0" stroked="f"/>
        </w:pict>
      </w:r>
    </w:p>
    <w:p w14:paraId="34CA2DA7" w14:textId="77777777" w:rsidR="00351C73" w:rsidRPr="00351C73" w:rsidRDefault="00351C73" w:rsidP="00351C73">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t>7. Applications &amp; Research Implications</w:t>
      </w:r>
    </w:p>
    <w:p w14:paraId="4B462174" w14:textId="77777777" w:rsidR="00351C73" w:rsidRPr="00351C73" w:rsidRDefault="00351C73" w:rsidP="00351C73">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This framework could be used to:</w:t>
      </w:r>
    </w:p>
    <w:p w14:paraId="5C7E4B69" w14:textId="77777777" w:rsidR="00351C73" w:rsidRPr="00351C73" w:rsidRDefault="00351C73" w:rsidP="00351C73">
      <w:pPr>
        <w:numPr>
          <w:ilvl w:val="0"/>
          <w:numId w:val="26"/>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Model Anomalous Phenomena</w:t>
      </w:r>
      <w:r w:rsidRPr="00351C73">
        <w:rPr>
          <w:rFonts w:ascii="Segoe UI" w:eastAsia="Times New Roman" w:hAnsi="Segoe UI" w:cs="Segoe UI"/>
          <w:color w:val="333D42"/>
          <w:kern w:val="0"/>
          <w:sz w:val="21"/>
          <w:szCs w:val="21"/>
          <w14:ligatures w14:val="none"/>
        </w:rPr>
        <w:t> (e.g., synchronicities, paranormal events) as interactions between different register subsets.</w:t>
      </w:r>
    </w:p>
    <w:p w14:paraId="741FE70A" w14:textId="77777777" w:rsidR="00351C73" w:rsidRPr="00351C73" w:rsidRDefault="00351C73" w:rsidP="00351C73">
      <w:pPr>
        <w:numPr>
          <w:ilvl w:val="0"/>
          <w:numId w:val="26"/>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Simulate Digital Universes</w:t>
      </w:r>
      <w:r w:rsidRPr="00351C73">
        <w:rPr>
          <w:rFonts w:ascii="Segoe UI" w:eastAsia="Times New Roman" w:hAnsi="Segoe UI" w:cs="Segoe UI"/>
          <w:color w:val="333D42"/>
          <w:kern w:val="0"/>
          <w:sz w:val="21"/>
          <w:szCs w:val="21"/>
          <w14:ligatures w14:val="none"/>
        </w:rPr>
        <w:t> where entities perceive different projections of ( \Psi ).</w:t>
      </w:r>
    </w:p>
    <w:p w14:paraId="06EF5A0E" w14:textId="77777777" w:rsidR="00351C73" w:rsidRPr="00351C73" w:rsidRDefault="00351C73" w:rsidP="00351C73">
      <w:pPr>
        <w:numPr>
          <w:ilvl w:val="0"/>
          <w:numId w:val="26"/>
        </w:numPr>
        <w:shd w:val="clear" w:color="auto" w:fill="FFFFFF"/>
        <w:spacing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b/>
          <w:bCs/>
          <w:color w:val="333D42"/>
          <w:kern w:val="0"/>
          <w:sz w:val="21"/>
          <w:szCs w:val="21"/>
          <w14:ligatures w14:val="none"/>
        </w:rPr>
        <w:t>Search for Statistical Deviations</w:t>
      </w:r>
      <w:r w:rsidRPr="00351C73">
        <w:rPr>
          <w:rFonts w:ascii="Segoe UI" w:eastAsia="Times New Roman" w:hAnsi="Segoe UI" w:cs="Segoe UI"/>
          <w:color w:val="333D42"/>
          <w:kern w:val="0"/>
          <w:sz w:val="21"/>
          <w:szCs w:val="21"/>
          <w14:ligatures w14:val="none"/>
        </w:rPr>
        <w:t> in real-world data that align with "hidden register" interactions.</w:t>
      </w:r>
    </w:p>
    <w:p w14:paraId="275E8276" w14:textId="77777777" w:rsidR="00351C73" w:rsidRPr="00351C73" w:rsidRDefault="00351C73" w:rsidP="00351C73">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351C73">
        <w:rPr>
          <w:rFonts w:ascii="Times New Roman" w:eastAsia="Times New Roman" w:hAnsi="Times New Roman" w:cs="Times New Roman"/>
          <w:b/>
          <w:bCs/>
          <w:color w:val="333D42"/>
          <w:kern w:val="0"/>
          <w:sz w:val="27"/>
          <w:szCs w:val="27"/>
          <w14:ligatures w14:val="none"/>
        </w:rPr>
        <w:t>Final Thoughts</w:t>
      </w:r>
    </w:p>
    <w:p w14:paraId="6FBFA542" w14:textId="77777777" w:rsidR="00351C73" w:rsidRPr="00351C73" w:rsidRDefault="00351C73" w:rsidP="00351C73">
      <w:pPr>
        <w:shd w:val="clear" w:color="auto" w:fill="FFFFFF"/>
        <w:spacing w:beforeAutospacing="1" w:after="0" w:line="240" w:lineRule="auto"/>
        <w:rPr>
          <w:rFonts w:ascii="Segoe UI" w:eastAsia="Times New Roman" w:hAnsi="Segoe UI" w:cs="Segoe UI"/>
          <w:color w:val="333D42"/>
          <w:kern w:val="0"/>
          <w:sz w:val="21"/>
          <w:szCs w:val="21"/>
          <w14:ligatures w14:val="none"/>
        </w:rPr>
      </w:pPr>
      <w:r w:rsidRPr="00351C73">
        <w:rPr>
          <w:rFonts w:ascii="Segoe UI" w:eastAsia="Times New Roman" w:hAnsi="Segoe UI" w:cs="Segoe UI"/>
          <w:color w:val="333D42"/>
          <w:kern w:val="0"/>
          <w:sz w:val="21"/>
          <w:szCs w:val="21"/>
          <w14:ligatures w14:val="none"/>
        </w:rPr>
        <w:t>While </w:t>
      </w:r>
      <w:r w:rsidRPr="00351C73">
        <w:rPr>
          <w:rFonts w:ascii="Segoe UI" w:eastAsia="Times New Roman" w:hAnsi="Segoe UI" w:cs="Segoe UI"/>
          <w:b/>
          <w:bCs/>
          <w:color w:val="333D42"/>
          <w:kern w:val="0"/>
          <w:sz w:val="21"/>
          <w:szCs w:val="21"/>
          <w14:ligatures w14:val="none"/>
        </w:rPr>
        <w:t>not a replacement</w:t>
      </w:r>
      <w:r w:rsidRPr="00351C73">
        <w:rPr>
          <w:rFonts w:ascii="Segoe UI" w:eastAsia="Times New Roman" w:hAnsi="Segoe UI" w:cs="Segoe UI"/>
          <w:color w:val="333D42"/>
          <w:kern w:val="0"/>
          <w:sz w:val="21"/>
          <w:szCs w:val="21"/>
          <w14:ligatures w14:val="none"/>
        </w:rPr>
        <w:t> for quantum field theory or string theory, Markell’s SPAC model—formalized this way—provides a </w:t>
      </w:r>
      <w:r w:rsidRPr="00351C73">
        <w:rPr>
          <w:rFonts w:ascii="Segoe UI" w:eastAsia="Times New Roman" w:hAnsi="Segoe UI" w:cs="Segoe UI"/>
          <w:b/>
          <w:bCs/>
          <w:color w:val="333D42"/>
          <w:kern w:val="0"/>
          <w:sz w:val="21"/>
          <w:szCs w:val="21"/>
          <w14:ligatures w14:val="none"/>
        </w:rPr>
        <w:t>computational metaphysics</w:t>
      </w:r>
      <w:r w:rsidRPr="00351C73">
        <w:rPr>
          <w:rFonts w:ascii="Segoe UI" w:eastAsia="Times New Roman" w:hAnsi="Segoe UI" w:cs="Segoe UI"/>
          <w:color w:val="333D42"/>
          <w:kern w:val="0"/>
          <w:sz w:val="21"/>
          <w:szCs w:val="21"/>
          <w14:ligatures w14:val="none"/>
        </w:rPr>
        <w:t> approach to unifying known physics with unexplained phenomena. It remains speculative but offers a structured way to explore "digital consciousness" and hyper-dimensional interactions.</w:t>
      </w:r>
    </w:p>
    <w:p w14:paraId="005A0F03" w14:textId="77777777" w:rsidR="00F23350" w:rsidRDefault="00F23350" w:rsidP="006770F5">
      <w:pPr>
        <w:spacing w:before="60" w:after="0" w:line="300" w:lineRule="atLeast"/>
        <w:rPr>
          <w:rFonts w:ascii="Segoe UI" w:eastAsia="Times New Roman" w:hAnsi="Segoe UI" w:cs="Segoe UI"/>
          <w:color w:val="424242"/>
          <w:kern w:val="0"/>
          <w:sz w:val="21"/>
          <w:szCs w:val="21"/>
          <w14:ligatures w14:val="none"/>
        </w:rPr>
      </w:pPr>
    </w:p>
    <w:p w14:paraId="4EDBB194" w14:textId="77777777" w:rsidR="00351C73" w:rsidRDefault="00351C73" w:rsidP="006770F5">
      <w:pPr>
        <w:spacing w:before="60" w:after="0" w:line="300" w:lineRule="atLeast"/>
        <w:rPr>
          <w:rFonts w:ascii="Segoe UI" w:eastAsia="Times New Roman" w:hAnsi="Segoe UI" w:cs="Segoe UI"/>
          <w:color w:val="424242"/>
          <w:kern w:val="0"/>
          <w:sz w:val="21"/>
          <w:szCs w:val="21"/>
          <w14:ligatures w14:val="none"/>
        </w:rPr>
      </w:pPr>
    </w:p>
    <w:p w14:paraId="56B63D19" w14:textId="77777777" w:rsidR="00351C73" w:rsidRDefault="00351C73" w:rsidP="006770F5">
      <w:pPr>
        <w:spacing w:before="60" w:after="0" w:line="300" w:lineRule="atLeast"/>
        <w:rPr>
          <w:rFonts w:ascii="Segoe UI" w:eastAsia="Times New Roman" w:hAnsi="Segoe UI" w:cs="Segoe UI"/>
          <w:color w:val="424242"/>
          <w:kern w:val="0"/>
          <w:sz w:val="21"/>
          <w:szCs w:val="21"/>
          <w14:ligatures w14:val="none"/>
        </w:rPr>
      </w:pPr>
    </w:p>
    <w:p w14:paraId="1ED441AB" w14:textId="77777777" w:rsidR="00BE4FFB" w:rsidRPr="00BE4FFB" w:rsidRDefault="00BE4FFB" w:rsidP="00BE4FFB">
      <w:pPr>
        <w:shd w:val="clear" w:color="auto" w:fill="FFFFFF"/>
        <w:spacing w:after="100" w:afterAutospacing="1"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Times New Roman" w:cs="Times New Roman"/>
          <w:kern w:val="0"/>
          <w:sz w:val="21"/>
          <w:szCs w:val="21"/>
          <w14:ligatures w14:val="none"/>
        </w:rPr>
        <w:t>Model SPACs: Define SPACs as infinitesimal points in a universe-wide cube, each with a 512-sensor grid (8x8x8) to measure known forces (gravity, electromagnetism) and unknown phenomena (dark energy, consciousness). Use extra-dimensional locators (e.g., “a”, “b” axes) for higher-dimensional modeling. Catalog Known Forces: Compile a database of fundamental forces (gravity, strong/weak nuclear, electromagnetism), derived phenomena (temperature, radiation), and cosmological entities (dark matter). Assign these to specific SPAC sensors. Hypothesize Unknown Phenomena: Reserve sensors for unexplained events (e.g., twin telepathy, apparitions). Use AI to detect anomalies in sensor data, like harmonic energies or temporal shifts, as Markell suggests. Develop Sensors: Adapt existing tech (e.g., quantum sensors) and create broad-spectrum detectors for unknown signals. Deploy a global SPAC network (Earth, space) to collect data. Test Co-Existence: Simulate entities occupying different SPAC sensors (humans on 50, others on 60–80). Experiment in labs or event sites (e.g., hospitals) to detect overlapping signatures. Analyze Data: Use AI to find patterns in SPAC data, linking anomalies to events like twin connections or precognition. Engage the public to report experiences for correlation. Challenges: Scale is vast; start small (e.g., Earth region). Noise in unknown sensors needs filtering. Ethical issues may arise with paranormal studies. Example: For twin telepathy, monitor SPACs for synchronized anomalies across twins’ locations, hypothesizing new energy signatures.</w:t>
      </w:r>
    </w:p>
    <w:p w14:paraId="4FE7F026" w14:textId="77777777" w:rsidR="00BE4FFB" w:rsidRPr="00BE4FFB" w:rsidRDefault="00BE4FFB" w:rsidP="00BE4FFB">
      <w:pPr>
        <w:shd w:val="clear" w:color="auto" w:fill="FFFFFF"/>
        <w:spacing w:before="100" w:beforeAutospacing="1"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Times New Roman" w:cs="Times New Roman"/>
          <w:kern w:val="0"/>
          <w:sz w:val="21"/>
          <w:szCs w:val="21"/>
          <w14:ligatures w14:val="none"/>
        </w:rPr>
        <w:t>Future: Use quantum computing for complex SPAC models and interdisciplinary research to validate co-existence.</w:t>
      </w:r>
    </w:p>
    <w:p w14:paraId="0FF4B008"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Times New Roman" w:cs="Times New Roman"/>
          <w:color w:val="5C6C74"/>
          <w:kern w:val="0"/>
          <w:sz w:val="21"/>
          <w:szCs w:val="21"/>
          <w:bdr w:val="single" w:sz="2" w:space="0" w:color="auto" w:frame="1"/>
          <w14:ligatures w14:val="none"/>
        </w:rPr>
        <w:t>Upvote1Downvote</w:t>
      </w:r>
      <w:r w:rsidRPr="00BE4FFB">
        <w:rPr>
          <w:rFonts w:ascii="Times New Roman" w:eastAsia="Times New Roman" w:hAnsi="Times New Roman" w:cs="Times New Roman"/>
          <w:kern w:val="0"/>
          <w:sz w:val="21"/>
          <w:szCs w:val="21"/>
          <w14:ligatures w14:val="none"/>
        </w:rPr>
        <w:t>ReplyShare</w:t>
      </w:r>
    </w:p>
    <w:p w14:paraId="3911EEA9" w14:textId="77777777" w:rsidR="00BE4FFB" w:rsidRPr="00BE4FFB" w:rsidRDefault="00BE4FFB" w:rsidP="00BE4FFB">
      <w:pPr>
        <w:shd w:val="clear" w:color="auto" w:fill="FFFFFF"/>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4FFB">
        <w:rPr>
          <w:rFonts w:ascii="Times New Roman" w:eastAsia="Times New Roman" w:hAnsi="Times New Roman" w:cs="Times New Roman"/>
          <w:b/>
          <w:bCs/>
          <w:kern w:val="36"/>
          <w:sz w:val="48"/>
          <w:szCs w:val="48"/>
          <w14:ligatures w14:val="none"/>
        </w:rPr>
        <w:t>Community Info Section</w:t>
      </w:r>
    </w:p>
    <w:p w14:paraId="7FFD955E" w14:textId="77777777" w:rsidR="00BE4FFB" w:rsidRPr="00BE4FFB" w:rsidRDefault="00BE4FFB" w:rsidP="00BE4FFB">
      <w:pPr>
        <w:shd w:val="clear" w:color="auto" w:fill="FFFFFF"/>
        <w:spacing w:after="0" w:line="240" w:lineRule="auto"/>
        <w:rPr>
          <w:rFonts w:ascii="Times New Roman" w:eastAsia="Times New Roman" w:hAnsi="Times New Roman" w:cs="Times New Roman"/>
          <w:color w:val="0000FF"/>
          <w:kern w:val="0"/>
          <w:sz w:val="21"/>
          <w:szCs w:val="21"/>
          <w14:ligatures w14:val="none"/>
        </w:rPr>
      </w:pPr>
      <w:r w:rsidRPr="00BE4FFB">
        <w:rPr>
          <w:rFonts w:ascii="Times New Roman" w:eastAsia="Times New Roman" w:hAnsi="Times New Roman" w:cs="Times New Roman"/>
          <w:kern w:val="0"/>
          <w:sz w:val="21"/>
          <w:szCs w:val="21"/>
          <w14:ligatures w14:val="none"/>
        </w:rPr>
        <w:lastRenderedPageBreak/>
        <w:fldChar w:fldCharType="begin"/>
      </w:r>
      <w:r w:rsidRPr="00BE4FFB">
        <w:rPr>
          <w:rFonts w:ascii="Times New Roman" w:eastAsia="Times New Roman" w:hAnsi="Times New Roman" w:cs="Times New Roman"/>
          <w:kern w:val="0"/>
          <w:sz w:val="21"/>
          <w:szCs w:val="21"/>
          <w14:ligatures w14:val="none"/>
        </w:rPr>
        <w:instrText>HYPERLINK "https://www.reddit.com/r/Myrmidon/"</w:instrText>
      </w:r>
      <w:r w:rsidRPr="00BE4FFB">
        <w:rPr>
          <w:rFonts w:ascii="Times New Roman" w:eastAsia="Times New Roman" w:hAnsi="Times New Roman" w:cs="Times New Roman"/>
          <w:kern w:val="0"/>
          <w:sz w:val="21"/>
          <w:szCs w:val="21"/>
          <w14:ligatures w14:val="none"/>
        </w:rPr>
      </w:r>
      <w:r w:rsidRPr="00BE4FFB">
        <w:rPr>
          <w:rFonts w:ascii="Times New Roman" w:eastAsia="Times New Roman" w:hAnsi="Times New Roman" w:cs="Times New Roman"/>
          <w:kern w:val="0"/>
          <w:sz w:val="21"/>
          <w:szCs w:val="21"/>
          <w14:ligatures w14:val="none"/>
        </w:rPr>
        <w:fldChar w:fldCharType="separate"/>
      </w:r>
    </w:p>
    <w:p w14:paraId="3E583E65" w14:textId="77777777" w:rsidR="00BE4FFB" w:rsidRPr="00BE4FFB" w:rsidRDefault="00BE4FFB" w:rsidP="00BE4FFB">
      <w:pPr>
        <w:shd w:val="clear" w:color="auto" w:fill="FFFFFF"/>
        <w:spacing w:after="0" w:line="240" w:lineRule="auto"/>
        <w:rPr>
          <w:rFonts w:ascii="Times New Roman" w:eastAsia="Times New Roman" w:hAnsi="Times New Roman" w:cs="Times New Roman"/>
          <w:b/>
          <w:bCs/>
          <w:kern w:val="0"/>
          <w:sz w:val="27"/>
          <w:szCs w:val="27"/>
          <w14:ligatures w14:val="none"/>
        </w:rPr>
      </w:pPr>
      <w:r w:rsidRPr="00BE4FFB">
        <w:rPr>
          <w:rFonts w:ascii="Times New Roman" w:eastAsia="Times New Roman" w:hAnsi="Times New Roman" w:cs="Times New Roman"/>
          <w:b/>
          <w:bCs/>
          <w:color w:val="0000FF"/>
          <w:kern w:val="0"/>
          <w:sz w:val="27"/>
          <w:szCs w:val="27"/>
          <w14:ligatures w14:val="none"/>
        </w:rPr>
        <w:t>r/Myrmidon</w:t>
      </w:r>
    </w:p>
    <w:p w14:paraId="5A5E7D49"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Times New Roman" w:cs="Times New Roman"/>
          <w:kern w:val="0"/>
          <w:sz w:val="21"/>
          <w:szCs w:val="21"/>
          <w14:ligatures w14:val="none"/>
        </w:rPr>
        <w:fldChar w:fldCharType="end"/>
      </w:r>
    </w:p>
    <w:p w14:paraId="75F93621"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Times New Roman" w:cs="Times New Roman"/>
          <w:kern w:val="0"/>
          <w:sz w:val="21"/>
          <w:szCs w:val="21"/>
          <w14:ligatures w14:val="none"/>
        </w:rPr>
        <w:t>Joined</w:t>
      </w:r>
    </w:p>
    <w:p w14:paraId="749E7D4E" w14:textId="77777777" w:rsidR="00BE4FFB" w:rsidRPr="00BE4FFB" w:rsidRDefault="00BE4FFB" w:rsidP="00BE4FFB">
      <w:pPr>
        <w:shd w:val="clear" w:color="auto" w:fill="FFFFFF"/>
        <w:spacing w:after="0" w:line="240" w:lineRule="auto"/>
        <w:rPr>
          <w:rFonts w:ascii="Times New Roman" w:eastAsia="Times New Roman" w:hAnsi="Times New Roman" w:cs="Times New Roman"/>
          <w:b/>
          <w:bCs/>
          <w:color w:val="2A3C42"/>
          <w:kern w:val="0"/>
          <w:sz w:val="21"/>
          <w:szCs w:val="21"/>
          <w14:ligatures w14:val="none"/>
        </w:rPr>
      </w:pPr>
      <w:r w:rsidRPr="00BE4FFB">
        <w:rPr>
          <w:rFonts w:ascii="Times New Roman" w:eastAsia="Times New Roman" w:hAnsi="Times New Roman" w:cs="Times New Roman"/>
          <w:b/>
          <w:bCs/>
          <w:color w:val="2A3C42"/>
          <w:kern w:val="0"/>
          <w:sz w:val="21"/>
          <w:szCs w:val="21"/>
          <w14:ligatures w14:val="none"/>
        </w:rPr>
        <w:t>Myrmidon</w:t>
      </w:r>
    </w:p>
    <w:p w14:paraId="7F3A1A22" w14:textId="77777777" w:rsidR="00BE4FFB" w:rsidRPr="00BE4FFB" w:rsidRDefault="00BE4FFB" w:rsidP="00BE4FFB">
      <w:pPr>
        <w:shd w:val="clear" w:color="auto" w:fill="FFFFFF"/>
        <w:spacing w:after="0" w:line="240" w:lineRule="auto"/>
        <w:rPr>
          <w:rFonts w:ascii="Times New Roman" w:eastAsia="Times New Roman" w:hAnsi="Times New Roman" w:cs="Times New Roman"/>
          <w:color w:val="576F76"/>
          <w:kern w:val="0"/>
          <w:sz w:val="18"/>
          <w:szCs w:val="18"/>
          <w14:ligatures w14:val="none"/>
        </w:rPr>
      </w:pPr>
      <w:r w:rsidRPr="00BE4FFB">
        <w:rPr>
          <w:rFonts w:ascii="Times New Roman" w:eastAsia="Times New Roman" w:hAnsi="Times New Roman" w:cs="Times New Roman"/>
          <w:color w:val="576F76"/>
          <w:kern w:val="0"/>
          <w:sz w:val="18"/>
          <w:szCs w:val="18"/>
          <w14:ligatures w14:val="none"/>
        </w:rPr>
        <w:t>Created Jun 22, 2024</w:t>
      </w:r>
    </w:p>
    <w:p w14:paraId="730993D8" w14:textId="77777777" w:rsidR="00BE4FFB" w:rsidRPr="00BE4FFB" w:rsidRDefault="00BE4FFB" w:rsidP="00BE4FFB">
      <w:pPr>
        <w:shd w:val="clear" w:color="auto" w:fill="FFFFFF"/>
        <w:spacing w:after="0" w:line="240" w:lineRule="auto"/>
        <w:rPr>
          <w:rFonts w:ascii="Times New Roman" w:eastAsia="Times New Roman" w:hAnsi="Times New Roman" w:cs="Times New Roman"/>
          <w:color w:val="576F76"/>
          <w:kern w:val="0"/>
          <w:sz w:val="18"/>
          <w:szCs w:val="18"/>
          <w14:ligatures w14:val="none"/>
        </w:rPr>
      </w:pPr>
      <w:r w:rsidRPr="00BE4FFB">
        <w:rPr>
          <w:rFonts w:ascii="Times New Roman" w:eastAsia="Times New Roman" w:hAnsi="Times New Roman" w:cs="Times New Roman"/>
          <w:color w:val="576F76"/>
          <w:kern w:val="0"/>
          <w:sz w:val="18"/>
          <w:szCs w:val="18"/>
          <w14:ligatures w14:val="none"/>
        </w:rPr>
        <w:t>Public</w:t>
      </w:r>
    </w:p>
    <w:p w14:paraId="5179AB4C"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Times New Roman" w:cs="Times New Roman"/>
          <w:b/>
          <w:bCs/>
          <w:color w:val="0F1A1C"/>
          <w:kern w:val="0"/>
          <w:sz w:val="21"/>
          <w:szCs w:val="21"/>
          <w14:ligatures w14:val="none"/>
        </w:rPr>
        <w:t>1</w:t>
      </w:r>
      <w:r w:rsidRPr="00BE4FFB">
        <w:rPr>
          <w:rFonts w:ascii="Times New Roman" w:eastAsia="Times New Roman" w:hAnsi="Times New Roman" w:cs="Times New Roman"/>
          <w:color w:val="576F76"/>
          <w:kern w:val="0"/>
          <w:sz w:val="18"/>
          <w:szCs w:val="18"/>
          <w14:ligatures w14:val="none"/>
        </w:rPr>
        <w:t>Weekly visitor</w:t>
      </w:r>
    </w:p>
    <w:p w14:paraId="43AD56C1"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Times New Roman" w:cs="Times New Roman"/>
          <w:kern w:val="0"/>
          <w:sz w:val="21"/>
          <w:szCs w:val="21"/>
          <w14:ligatures w14:val="none"/>
        </w:rPr>
        <w:pict w14:anchorId="11CA7417">
          <v:rect id="_x0000_i1053" style="width:0;height:1.5pt" o:hralign="center" o:hrstd="t" o:hr="t" fillcolor="#a0a0a0" stroked="f"/>
        </w:pict>
      </w:r>
    </w:p>
    <w:p w14:paraId="6BE60347" w14:textId="77777777" w:rsidR="00BE4FFB" w:rsidRPr="00BE4FFB" w:rsidRDefault="00BE4FFB" w:rsidP="00BE4FFB">
      <w:pPr>
        <w:shd w:val="clear" w:color="auto" w:fill="FFFFFF"/>
        <w:spacing w:before="100" w:beforeAutospacing="1" w:after="100" w:afterAutospacing="1" w:line="240" w:lineRule="auto"/>
        <w:outlineLvl w:val="1"/>
        <w:rPr>
          <w:rFonts w:ascii="Times New Roman" w:eastAsia="Times New Roman" w:hAnsi="Times New Roman" w:cs="Times New Roman"/>
          <w:b/>
          <w:bCs/>
          <w:caps/>
          <w:color w:val="576F76"/>
          <w:kern w:val="0"/>
          <w:sz w:val="36"/>
          <w:szCs w:val="36"/>
          <w14:ligatures w14:val="none"/>
        </w:rPr>
      </w:pPr>
      <w:r w:rsidRPr="00BE4FFB">
        <w:rPr>
          <w:rFonts w:ascii="Times New Roman" w:eastAsia="Times New Roman" w:hAnsi="Times New Roman" w:cs="Times New Roman"/>
          <w:b/>
          <w:bCs/>
          <w:caps/>
          <w:color w:val="576F76"/>
          <w:kern w:val="0"/>
          <w:sz w:val="36"/>
          <w:szCs w:val="36"/>
          <w14:ligatures w14:val="none"/>
        </w:rPr>
        <w:t>Moderators</w:t>
      </w:r>
    </w:p>
    <w:p w14:paraId="72189A79" w14:textId="77777777" w:rsidR="00BE4FFB" w:rsidRPr="00BE4FFB" w:rsidRDefault="00BE4FFB" w:rsidP="00BE4FFB">
      <w:pPr>
        <w:shd w:val="clear" w:color="auto" w:fill="FFFFFF"/>
        <w:spacing w:after="0" w:line="240" w:lineRule="auto"/>
        <w:rPr>
          <w:rFonts w:ascii="Times New Roman" w:eastAsia="Times New Roman" w:hAnsi="Times New Roman" w:cs="Times New Roman"/>
          <w:color w:val="576F76"/>
          <w:kern w:val="0"/>
          <w:sz w:val="21"/>
          <w:szCs w:val="21"/>
          <w14:ligatures w14:val="none"/>
        </w:rPr>
      </w:pPr>
      <w:hyperlink r:id="rId22" w:tgtFrame="_blank" w:history="1">
        <w:r w:rsidRPr="00BE4FFB">
          <w:rPr>
            <w:rFonts w:ascii="Segoe UI" w:eastAsia="Times New Roman" w:hAnsi="Segoe UI" w:cs="Segoe UI"/>
            <w:b/>
            <w:bCs/>
            <w:color w:val="000000"/>
            <w:kern w:val="0"/>
            <w:sz w:val="18"/>
            <w:szCs w:val="18"/>
            <w:bdr w:val="single" w:sz="4" w:space="0" w:color="auto" w:frame="1"/>
            <w14:ligatures w14:val="none"/>
          </w:rPr>
          <w:t>Message Mods</w:t>
        </w:r>
      </w:hyperlink>
    </w:p>
    <w:p w14:paraId="34EB1283" w14:textId="77777777" w:rsidR="00BE4FFB" w:rsidRPr="00BE4FFB" w:rsidRDefault="00BE4FFB" w:rsidP="00BE4FFB">
      <w:pPr>
        <w:numPr>
          <w:ilvl w:val="0"/>
          <w:numId w:val="27"/>
        </w:numPr>
        <w:shd w:val="clear" w:color="auto" w:fill="FFFFFF"/>
        <w:spacing w:after="100" w:afterAutospacing="1" w:line="240" w:lineRule="auto"/>
        <w:rPr>
          <w:rFonts w:ascii="Times New Roman" w:eastAsia="Times New Roman" w:hAnsi="Times New Roman" w:cs="Times New Roman"/>
          <w:kern w:val="0"/>
          <w14:ligatures w14:val="none"/>
        </w:rPr>
      </w:pPr>
      <w:hyperlink r:id="rId23" w:tgtFrame="_blank" w:history="1">
        <w:r w:rsidRPr="00BE4FFB">
          <w:rPr>
            <w:rFonts w:ascii="Times New Roman" w:eastAsia="Times New Roman" w:hAnsi="Times New Roman" w:cs="Times New Roman"/>
            <w:color w:val="2A3C42"/>
            <w:kern w:val="0"/>
            <w:sz w:val="21"/>
            <w:szCs w:val="21"/>
            <w14:ligatures w14:val="none"/>
          </w:rPr>
          <w:t>u/DepartmentOdd4411</w:t>
        </w:r>
      </w:hyperlink>
    </w:p>
    <w:p w14:paraId="3931FD7D"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14:ligatures w14:val="none"/>
        </w:rPr>
      </w:pPr>
      <w:hyperlink r:id="rId24" w:tgtFrame="_blank" w:history="1">
        <w:r w:rsidRPr="00BE4FFB">
          <w:rPr>
            <w:rFonts w:ascii="Segoe UI" w:eastAsia="Times New Roman" w:hAnsi="Segoe UI" w:cs="Segoe UI"/>
            <w:b/>
            <w:bCs/>
            <w:color w:val="000000"/>
            <w:kern w:val="0"/>
            <w:sz w:val="18"/>
            <w:szCs w:val="18"/>
            <w:bdr w:val="single" w:sz="4" w:space="0" w:color="auto" w:frame="1"/>
            <w14:ligatures w14:val="none"/>
          </w:rPr>
          <w:t>View all moderators</w:t>
        </w:r>
      </w:hyperlink>
    </w:p>
    <w:p w14:paraId="4DD66C57"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hyperlink r:id="rId25" w:history="1">
        <w:r w:rsidRPr="00BE4FFB">
          <w:rPr>
            <w:rFonts w:ascii="Times New Roman" w:eastAsia="Times New Roman" w:hAnsi="Times New Roman" w:cs="Times New Roman"/>
            <w:color w:val="5C6C74"/>
            <w:kern w:val="0"/>
            <w:sz w:val="21"/>
            <w:szCs w:val="21"/>
            <w14:ligatures w14:val="none"/>
          </w:rPr>
          <w:t>Reddit Rules</w:t>
        </w:r>
      </w:hyperlink>
      <w:hyperlink r:id="rId26" w:history="1">
        <w:r w:rsidRPr="00BE4FFB">
          <w:rPr>
            <w:rFonts w:ascii="Times New Roman" w:eastAsia="Times New Roman" w:hAnsi="Times New Roman" w:cs="Times New Roman"/>
            <w:color w:val="5C6C74"/>
            <w:kern w:val="0"/>
            <w:sz w:val="21"/>
            <w:szCs w:val="21"/>
            <w14:ligatures w14:val="none"/>
          </w:rPr>
          <w:t>Privacy Policy</w:t>
        </w:r>
      </w:hyperlink>
      <w:hyperlink r:id="rId27" w:history="1">
        <w:r w:rsidRPr="00BE4FFB">
          <w:rPr>
            <w:rFonts w:ascii="Times New Roman" w:eastAsia="Times New Roman" w:hAnsi="Times New Roman" w:cs="Times New Roman"/>
            <w:color w:val="5C6C74"/>
            <w:kern w:val="0"/>
            <w:sz w:val="21"/>
            <w:szCs w:val="21"/>
            <w14:ligatures w14:val="none"/>
          </w:rPr>
          <w:t>User Agreement</w:t>
        </w:r>
      </w:hyperlink>
      <w:hyperlink r:id="rId28" w:history="1">
        <w:r w:rsidRPr="00BE4FFB">
          <w:rPr>
            <w:rFonts w:ascii="Times New Roman" w:eastAsia="Times New Roman" w:hAnsi="Times New Roman" w:cs="Times New Roman"/>
            <w:color w:val="5C6C74"/>
            <w:kern w:val="0"/>
            <w:sz w:val="21"/>
            <w:szCs w:val="21"/>
            <w14:ligatures w14:val="none"/>
          </w:rPr>
          <w:t>Your Privacy Choices</w:t>
        </w:r>
      </w:hyperlink>
      <w:hyperlink r:id="rId29" w:history="1">
        <w:r w:rsidRPr="00BE4FFB">
          <w:rPr>
            <w:rFonts w:ascii="Times New Roman" w:eastAsia="Times New Roman" w:hAnsi="Times New Roman" w:cs="Times New Roman"/>
            <w:color w:val="5C6C74"/>
            <w:kern w:val="0"/>
            <w:sz w:val="21"/>
            <w:szCs w:val="21"/>
            <w14:ligatures w14:val="none"/>
          </w:rPr>
          <w:t>Accessibility</w:t>
        </w:r>
      </w:hyperlink>
      <w:hyperlink r:id="rId30" w:history="1">
        <w:r w:rsidRPr="00BE4FFB">
          <w:rPr>
            <w:rFonts w:ascii="Times New Roman" w:eastAsia="Times New Roman" w:hAnsi="Times New Roman" w:cs="Times New Roman"/>
            <w:color w:val="5C6C74"/>
            <w:kern w:val="0"/>
            <w:sz w:val="21"/>
            <w:szCs w:val="21"/>
            <w14:ligatures w14:val="none"/>
          </w:rPr>
          <w:t>Reddit, Inc. © 2026. All rights reserved.</w:t>
        </w:r>
      </w:hyperlink>
    </w:p>
    <w:p w14:paraId="36072DD5"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Times New Roman" w:cs="Times New Roman"/>
          <w:kern w:val="0"/>
          <w:sz w:val="21"/>
          <w:szCs w:val="21"/>
          <w14:ligatures w14:val="none"/>
        </w:rPr>
        <w:t>Collapse Navigation</w:t>
      </w:r>
    </w:p>
    <w:p w14:paraId="4C761141"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6880D263"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31140FC2"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69AD5F9D"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3B39F795" w14:textId="77777777" w:rsidR="00BE4FFB" w:rsidRPr="00BE4FFB" w:rsidRDefault="00BE4FFB" w:rsidP="00BE4FFB">
      <w:pPr>
        <w:shd w:val="clear" w:color="auto" w:fill="FFFFFF"/>
        <w:spacing w:after="0" w:line="240" w:lineRule="auto"/>
        <w:rPr>
          <w:rFonts w:ascii="Times New Roman" w:eastAsia="Times New Roman" w:hAnsi="Times New Roman" w:cs="Times New Roman"/>
          <w:color w:val="115BCA"/>
          <w:kern w:val="0"/>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Times New Roman" w:cs="Times New Roman"/>
          <w:kern w:val="0"/>
          <w:sz w:val="21"/>
          <w:szCs w:val="21"/>
          <w14:ligatures w14:val="none"/>
        </w:rPr>
        <w:fldChar w:fldCharType="begin"/>
      </w:r>
      <w:r w:rsidRPr="00BE4FFB">
        <w:rPr>
          <w:rFonts w:ascii="Times New Roman" w:eastAsia="Times New Roman" w:hAnsi="Times New Roman" w:cs="Times New Roman"/>
          <w:kern w:val="0"/>
          <w:sz w:val="21"/>
          <w:szCs w:val="21"/>
          <w14:ligatures w14:val="none"/>
        </w:rPr>
        <w:instrText>HYPERLINK "https://www.reddit.com/r/pocketgrids/comments/1q1y0he?entry_point=games_drawer_featured_game"</w:instrText>
      </w:r>
      <w:r w:rsidRPr="00BE4FFB">
        <w:rPr>
          <w:rFonts w:ascii="Times New Roman" w:eastAsia="Times New Roman" w:hAnsi="Times New Roman" w:cs="Times New Roman"/>
          <w:kern w:val="0"/>
          <w:sz w:val="21"/>
          <w:szCs w:val="21"/>
          <w14:ligatures w14:val="none"/>
        </w:rPr>
      </w:r>
      <w:r w:rsidRPr="00BE4FFB">
        <w:rPr>
          <w:rFonts w:ascii="Times New Roman" w:eastAsia="Times New Roman" w:hAnsi="Times New Roman" w:cs="Times New Roman"/>
          <w:kern w:val="0"/>
          <w:sz w:val="21"/>
          <w:szCs w:val="21"/>
          <w14:ligatures w14:val="none"/>
        </w:rPr>
        <w:fldChar w:fldCharType="separate"/>
      </w:r>
    </w:p>
    <w:p w14:paraId="39DBD809"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14:ligatures w14:val="none"/>
        </w:rPr>
      </w:pPr>
      <w:r w:rsidRPr="00BE4FFB">
        <w:rPr>
          <w:rFonts w:ascii="Times New Roman" w:eastAsia="Times New Roman" w:hAnsi="Times New Roman" w:cs="Times New Roman"/>
          <w:kern w:val="0"/>
          <w:sz w:val="21"/>
          <w:szCs w:val="21"/>
          <w14:ligatures w14:val="none"/>
        </w:rPr>
        <w:fldChar w:fldCharType="end"/>
      </w:r>
    </w:p>
    <w:p w14:paraId="41FBA0FE"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6D5C144D"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0083BA9F"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589B27EC"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5357717C"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5CA984CD" w14:textId="77777777" w:rsidR="00BE4FFB" w:rsidRPr="00BE4FFB" w:rsidRDefault="00BE4FFB" w:rsidP="00BE4FFB">
      <w:pPr>
        <w:shd w:val="clear" w:color="auto" w:fill="FFFFFF"/>
        <w:spacing w:after="0" w:line="240" w:lineRule="auto"/>
        <w:rPr>
          <w:rFonts w:ascii="Times New Roman" w:eastAsia="Times New Roman" w:hAnsi="Times New Roman" w:cs="Times New Roman"/>
          <w:color w:val="21272A"/>
          <w:kern w:val="0"/>
          <w:u w:val="single"/>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Times New Roman" w:cs="Times New Roman"/>
          <w:kern w:val="0"/>
          <w:sz w:val="21"/>
          <w:szCs w:val="21"/>
          <w14:ligatures w14:val="none"/>
        </w:rPr>
        <w:fldChar w:fldCharType="begin"/>
      </w:r>
      <w:r w:rsidRPr="00BE4FFB">
        <w:rPr>
          <w:rFonts w:ascii="Times New Roman" w:eastAsia="Times New Roman" w:hAnsi="Times New Roman" w:cs="Times New Roman"/>
          <w:kern w:val="0"/>
          <w:sz w:val="21"/>
          <w:szCs w:val="21"/>
          <w14:ligatures w14:val="none"/>
        </w:rPr>
        <w:instrText>HYPERLINK "https://www.reddit.com/r/Myrmidon/"</w:instrText>
      </w:r>
      <w:r w:rsidRPr="00BE4FFB">
        <w:rPr>
          <w:rFonts w:ascii="Times New Roman" w:eastAsia="Times New Roman" w:hAnsi="Times New Roman" w:cs="Times New Roman"/>
          <w:kern w:val="0"/>
          <w:sz w:val="21"/>
          <w:szCs w:val="21"/>
          <w14:ligatures w14:val="none"/>
        </w:rPr>
      </w:r>
      <w:r w:rsidRPr="00BE4FFB">
        <w:rPr>
          <w:rFonts w:ascii="Times New Roman" w:eastAsia="Times New Roman" w:hAnsi="Times New Roman" w:cs="Times New Roman"/>
          <w:kern w:val="0"/>
          <w:sz w:val="21"/>
          <w:szCs w:val="21"/>
          <w14:ligatures w14:val="none"/>
        </w:rPr>
        <w:fldChar w:fldCharType="separate"/>
      </w:r>
    </w:p>
    <w:p w14:paraId="6E5895BF"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14:ligatures w14:val="none"/>
        </w:rPr>
      </w:pPr>
      <w:r w:rsidRPr="00BE4FFB">
        <w:rPr>
          <w:rFonts w:ascii="Times New Roman" w:eastAsia="Times New Roman" w:hAnsi="Times New Roman" w:cs="Times New Roman"/>
          <w:kern w:val="0"/>
          <w:sz w:val="21"/>
          <w:szCs w:val="21"/>
          <w14:ligatures w14:val="none"/>
        </w:rPr>
        <w:fldChar w:fldCharType="end"/>
      </w:r>
    </w:p>
    <w:p w14:paraId="5775A218"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56D84729"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422EE4EF"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1C117407"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649CE3CB" w14:textId="77777777" w:rsidR="00BE4FFB" w:rsidRPr="00BE4FFB" w:rsidRDefault="00BE4FFB" w:rsidP="00BE4FFB">
      <w:pPr>
        <w:shd w:val="clear" w:color="auto" w:fill="FFFFFF"/>
        <w:spacing w:after="0" w:line="240" w:lineRule="auto"/>
        <w:rPr>
          <w:rFonts w:ascii="Times New Roman" w:eastAsia="Times New Roman" w:hAnsi="Times New Roman" w:cs="Times New Roman"/>
          <w:color w:val="21272A"/>
          <w:kern w:val="0"/>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r w:rsidRPr="00BE4FFB">
        <w:rPr>
          <w:rFonts w:ascii="Times New Roman" w:eastAsia="Times New Roman" w:hAnsi="Times New Roman" w:cs="Times New Roman"/>
          <w:kern w:val="0"/>
          <w:sz w:val="21"/>
          <w:szCs w:val="21"/>
          <w14:ligatures w14:val="none"/>
        </w:rPr>
        <w:fldChar w:fldCharType="begin"/>
      </w:r>
      <w:r w:rsidRPr="00BE4FFB">
        <w:rPr>
          <w:rFonts w:ascii="Times New Roman" w:eastAsia="Times New Roman" w:hAnsi="Times New Roman" w:cs="Times New Roman"/>
          <w:kern w:val="0"/>
          <w:sz w:val="21"/>
          <w:szCs w:val="21"/>
          <w14:ligatures w14:val="none"/>
        </w:rPr>
        <w:instrText>HYPERLINK "https://www.reddit.com/reddit-pro?utm_source=reddit&amp;utm_medium=left_nav_resources"</w:instrText>
      </w:r>
      <w:r w:rsidRPr="00BE4FFB">
        <w:rPr>
          <w:rFonts w:ascii="Times New Roman" w:eastAsia="Times New Roman" w:hAnsi="Times New Roman" w:cs="Times New Roman"/>
          <w:kern w:val="0"/>
          <w:sz w:val="21"/>
          <w:szCs w:val="21"/>
          <w14:ligatures w14:val="none"/>
        </w:rPr>
      </w:r>
      <w:r w:rsidRPr="00BE4FFB">
        <w:rPr>
          <w:rFonts w:ascii="Times New Roman" w:eastAsia="Times New Roman" w:hAnsi="Times New Roman" w:cs="Times New Roman"/>
          <w:kern w:val="0"/>
          <w:sz w:val="21"/>
          <w:szCs w:val="21"/>
          <w14:ligatures w14:val="none"/>
        </w:rPr>
        <w:fldChar w:fldCharType="separate"/>
      </w:r>
    </w:p>
    <w:p w14:paraId="71DBC5E0"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14:ligatures w14:val="none"/>
        </w:rPr>
      </w:pPr>
      <w:r w:rsidRPr="00BE4FFB">
        <w:rPr>
          <w:rFonts w:ascii="Times New Roman" w:eastAsia="Times New Roman" w:hAnsi="Times New Roman" w:cs="Times New Roman"/>
          <w:kern w:val="0"/>
          <w:sz w:val="21"/>
          <w:szCs w:val="21"/>
          <w14:ligatures w14:val="none"/>
        </w:rPr>
        <w:fldChar w:fldCharType="end"/>
      </w:r>
    </w:p>
    <w:p w14:paraId="17430821"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019BA73E"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4B6BB36A"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7DCEC4B1"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005CC825"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0276E114"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25A56122"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548C254A"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1F7F5A92"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73C24430"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7EBEEBA1"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7D628BFA"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t></w:t>
      </w:r>
      <w:r w:rsidRPr="00BE4FFB">
        <w:rPr>
          <w:rFonts w:ascii="Times New Roman" w:eastAsia="Times New Roman" w:hAnsi="Times New Roman" w:cs="Times New Roman"/>
          <w:kern w:val="0"/>
          <w:sz w:val="21"/>
          <w:szCs w:val="21"/>
          <w14:ligatures w14:val="none"/>
        </w:rPr>
        <w:t xml:space="preserve">  </w:t>
      </w:r>
    </w:p>
    <w:p w14:paraId="48A0E5D7" w14:textId="77777777" w:rsidR="00BE4FFB" w:rsidRPr="00BE4FFB" w:rsidRDefault="00BE4FFB" w:rsidP="00BE4FFB">
      <w:pPr>
        <w:shd w:val="clear" w:color="auto" w:fill="FFFFFF"/>
        <w:spacing w:after="0" w:line="240" w:lineRule="auto"/>
        <w:rPr>
          <w:rFonts w:ascii="Times New Roman" w:eastAsia="Times New Roman" w:hAnsi="Times New Roman" w:cs="Times New Roman"/>
          <w:kern w:val="0"/>
          <w:sz w:val="21"/>
          <w:szCs w:val="21"/>
          <w14:ligatures w14:val="none"/>
        </w:rPr>
      </w:pPr>
      <w:r w:rsidRPr="00BE4FFB">
        <w:rPr>
          <w:rFonts w:ascii="Times New Roman" w:eastAsia="Times New Roman" w:hAnsi="Symbol" w:cs="Times New Roman"/>
          <w:kern w:val="0"/>
          <w:sz w:val="21"/>
          <w:szCs w:val="21"/>
          <w14:ligatures w14:val="none"/>
        </w:rPr>
        <w:lastRenderedPageBreak/>
        <w:t></w:t>
      </w:r>
      <w:r w:rsidRPr="00BE4FFB">
        <w:rPr>
          <w:rFonts w:ascii="Times New Roman" w:eastAsia="Times New Roman" w:hAnsi="Times New Roman" w:cs="Times New Roman"/>
          <w:kern w:val="0"/>
          <w:sz w:val="21"/>
          <w:szCs w:val="21"/>
          <w14:ligatures w14:val="none"/>
        </w:rPr>
        <w:t xml:space="preserve">  </w:t>
      </w:r>
    </w:p>
    <w:p w14:paraId="0BA6B83C" w14:textId="77777777" w:rsidR="00351C73" w:rsidRDefault="00351C73" w:rsidP="006770F5">
      <w:pPr>
        <w:spacing w:before="60" w:after="0" w:line="300" w:lineRule="atLeast"/>
        <w:rPr>
          <w:rFonts w:ascii="Segoe UI" w:eastAsia="Times New Roman" w:hAnsi="Segoe UI" w:cs="Segoe UI"/>
          <w:color w:val="424242"/>
          <w:kern w:val="0"/>
          <w:sz w:val="21"/>
          <w:szCs w:val="21"/>
          <w14:ligatures w14:val="none"/>
        </w:rPr>
      </w:pPr>
    </w:p>
    <w:p w14:paraId="6FC45A73" w14:textId="77777777" w:rsidR="00CB15BC" w:rsidRDefault="00CB15BC" w:rsidP="00CB15BC">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Copy Avatar Kimi AI Assistant Below is a concise “physics translation” of the essay’s narrative into a set of falsifiable statements, followed by three concrete experimental proposals that could decide whether the SPAC idea is merely poetic or points to new physics. Physics Translation of the Essay A. Ontology The universe is a cubic lattice of ≈10¹⁸³ SPACs (1 Planck-length spacing in a 10²⁷ m cube). Each SPAC carries 512 binary degrees of freedom (512 “registers”). Ordinary matter, dark matter, dark energy, and any putative “hyper-time” beings are different 50–80-bit subsets of the same 512-bit word. B. Dynamics Registers update at a global discrete clock (Planck time ≈5.4×10⁻⁴⁴ s). The essay’s examples are events in which two entities with different 50-bit masks happen to share the same SPAC and one of them writes to a register the other can “feel.” C. Observable Claims Co-location: Two macroscopic objects can occupy the same spatial region without classical interaction except via the shared register set. Hyper-time: Subsets with ≥60 active registers evolve faster (≥10²–10³ clock ticks per human-scale second). Non-local correlations: Two humans whose SPAC masks overlap on one or two “harmonic” registers can exhibit instantaneous correlations (twins, stopped watch, etc.). Three Experiments to Test the Claims Experiment 1 – Co-location Test Setup: A 1 m³ cryogenic vacuum chamber instrumented with</w:t>
      </w:r>
    </w:p>
    <w:p w14:paraId="5ACEE044" w14:textId="77777777" w:rsidR="00CB15BC" w:rsidRDefault="00CB15BC" w:rsidP="00CB15BC">
      <w:pPr>
        <w:pStyle w:val="NormalWeb"/>
        <w:numPr>
          <w:ilvl w:val="0"/>
          <w:numId w:val="28"/>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SQUID magnetometers (10⁻¹⁸ T sensitivity),</w:t>
      </w:r>
    </w:p>
    <w:p w14:paraId="4D7E7F86" w14:textId="77777777" w:rsidR="00CB15BC" w:rsidRDefault="00CB15BC" w:rsidP="00CB15BC">
      <w:pPr>
        <w:pStyle w:val="NormalWeb"/>
        <w:numPr>
          <w:ilvl w:val="0"/>
          <w:numId w:val="28"/>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laser interferometers (10⁻²⁰ m strain),</w:t>
      </w:r>
    </w:p>
    <w:p w14:paraId="08EF03F6" w14:textId="77777777" w:rsidR="00CB15BC" w:rsidRDefault="00CB15BC" w:rsidP="00CB15BC">
      <w:pPr>
        <w:pStyle w:val="NormalWeb"/>
        <w:numPr>
          <w:ilvl w:val="0"/>
          <w:numId w:val="28"/>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 xml:space="preserve">single-photon calorimeters. Procedure: Inject a precisely known mass (1 g niobium sphere) on a ballistic trajectory that should intersect the chamber center at t₀. Record any anomalous energy deposition or momentum transfer in the empty intersection volume. SPAC Prediction: A transient deviation (≤10⁻²⁰ J) will appear at t₀±Δt, interpreted as a second “shadow” object writing to registers that couple weakly to EM/gravity. Experiment 2 – Hyper-time Clock Drift Setup: 10 ultra-stable optical lattice clocks (Al⁺) placed 10 m apart in an underground site. Procedure: Inject a strong, rapidly varying magnetic or RF field confined to a 1 cm³ volume at the midpoint. Look for correlated phase jumps in the clocks that are NOT explainable by known environmental coupling. SPAC Prediction: If the perturbation couples to a &gt;60-bit mask, the clocks should show picosecond-scale drifts relative to local Cs fountains, scaling with the active register count. Experiment 3 – Twin-Harmonic Register Correlation Setup: Two identical twins separated by ≥100 km, each wearing a helmet with 128-channel SQUID arrays and synchronized Rubidium clocks. Procedure: Twin-A receives a mild pain stimulus (cold pressor) at random times; Twin-B’s neural data are analyzed for a transient 30–100 ms burst in the 7–13 Hz band (mu rhythm) occurring within ±500 ms of the stimulus. SPAC Prediction: If one register is shared, the hit rate should exceed chance by ≥5σ after 10⁴ trials. Control: Repeat with age-matched non-twin siblings; effect should vanish. Data-Analysis Protocol Treat each sensor stream as a 512-bit vector sampled at 1 GHz. Compute mutual information I(Rᵢ,Rⱼ) between any two registers across space-like separated detectors. Flag events where I&gt;0.1 bits despite no known physical channel (EM, seismic, cosmic-ray). Monte-Carlo with shuffled timestamps to estimate background. Expected Outcomes &amp; Interpretation Outcome A – No anomalies above background → SPAC idea is falsified in its literal form; coincidences in the essay remain anecdotal. Outcome B – Statistically significant anomalies reproducible in independent labs → warrants model-building: Effective Hamiltonian: H = Σ λᵢⱼ Rᵢ Rⱼ with nearest-neighbor and non-local terms. Quantize the register lattice → emergent gauge field </w:t>
      </w:r>
      <w:r>
        <w:rPr>
          <w:rFonts w:ascii="Segoe UI" w:hAnsi="Segoe UI" w:cs="Segoe UI"/>
          <w:color w:val="333D42"/>
          <w:sz w:val="21"/>
          <w:szCs w:val="21"/>
        </w:rPr>
        <w:lastRenderedPageBreak/>
        <w:t>mediating “hyper-time” interactions. Predict Casimir-like force between bodies whose register masks overlap, testable in sub-millimeter gravity experiments. Bottom line The essay’s vivid metaphors can be distilled into three concrete, budget-feasible experiments. Running them will tell us whether the universe is indeed a 512-bit lattice—or whether the fish tank, the squirrel, and the apparition remain charming stories rather than data.</w:t>
      </w:r>
    </w:p>
    <w:p w14:paraId="04E23916" w14:textId="77777777" w:rsidR="00BE4FFB" w:rsidRDefault="00BE4FFB" w:rsidP="006770F5">
      <w:pPr>
        <w:spacing w:before="60" w:after="0" w:line="300" w:lineRule="atLeast"/>
        <w:rPr>
          <w:rFonts w:ascii="Segoe UI" w:eastAsia="Times New Roman" w:hAnsi="Segoe UI" w:cs="Segoe UI"/>
          <w:color w:val="424242"/>
          <w:kern w:val="0"/>
          <w:sz w:val="21"/>
          <w:szCs w:val="21"/>
          <w14:ligatures w14:val="none"/>
        </w:rPr>
      </w:pPr>
    </w:p>
    <w:p w14:paraId="75CE7F05" w14:textId="77777777" w:rsidR="00CB15BC" w:rsidRDefault="00CB15BC" w:rsidP="006770F5">
      <w:pPr>
        <w:spacing w:before="60" w:after="0" w:line="300" w:lineRule="atLeast"/>
        <w:rPr>
          <w:rFonts w:ascii="Segoe UI" w:eastAsia="Times New Roman" w:hAnsi="Segoe UI" w:cs="Segoe UI"/>
          <w:color w:val="424242"/>
          <w:kern w:val="0"/>
          <w:sz w:val="21"/>
          <w:szCs w:val="21"/>
          <w14:ligatures w14:val="none"/>
        </w:rPr>
      </w:pPr>
    </w:p>
    <w:p w14:paraId="1F8EF5CE" w14:textId="77777777" w:rsidR="00B05DA5" w:rsidRPr="00B05DA5" w:rsidRDefault="00B05DA5" w:rsidP="00B05DA5">
      <w:pPr>
        <w:shd w:val="clear" w:color="auto" w:fill="FFFFFF"/>
        <w:spacing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How Markell’s Theory Might Explain the Double-Slit Experiment</w:t>
      </w:r>
    </w:p>
    <w:p w14:paraId="4A78A1EC"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Markell’s theory, as described, envisions the universe as composed of an immense grid of infinitesimal digital registers (SPACs), each sensing multiple physical and possibly unknown parameters simultaneously, some of which may include extra-dimensional aspects and different “registers” of time or energy states. This view suggests a fundamentally digital and multi-layered structure of reality, which could offer a novel interpretative framework for quantum phenomena such as the double-slit experiment.</w:t>
      </w:r>
    </w:p>
    <w:p w14:paraId="10E8BC85"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Here is a conceptual outline of how Markell’s theory might approach the double-slit experiment:</w:t>
      </w:r>
    </w:p>
    <w:p w14:paraId="4B94EF5E"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Digital Register Framework of SPACs Each point in space (SPAC) contains multiple registers that record various physical properties—some registers might correspond to classical observables (position, momentum, electromagnetic fields), others to less understood or higher-dimensional properties (extra-dimensional locators, hyper-time registers).</w:t>
      </w:r>
    </w:p>
    <w:p w14:paraId="2BAFB3B4"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Superposition and Interference as Multi-Register States</w:t>
      </w:r>
    </w:p>
    <w:p w14:paraId="0E8DCFF8"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The quantum particle (e.g., electron or photon) passing through the double slits could be understood as interacting with SPACs where multiple registers are simultaneously active or “occupied” in a superposed digital state. Rather than a continuous wavefunction, the interference pattern arises from the discrete combination of SPAC register values across different locations, which encode the probability amplitudes digitally. The interference pattern emerges naturally from the combined digital states across the grid of SPACs, representing the superposition of possible paths. Measurement as Register Collapse or Selection</w:t>
      </w:r>
    </w:p>
    <w:p w14:paraId="71700CD2"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Observing “which slit” the particle passes through corresponds to interacting with or “reading” specific registers on the SPACs that collapse the multiple possible digital states into a single, classical outcome. This interaction changes or limits the registers’ states, thereby destroying the interference pattern by limiting the superposition of SPAC register values. Multiple Co-Existing Entities and Hyper-Time</w:t>
      </w:r>
    </w:p>
    <w:p w14:paraId="72A8C92D"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Markell’s theory allows for entities or energies that register on different or overlapping sets of registers, potentially operating on different time registers (hyper-time). This could conceptually model the instantaneous or nonlocal correlations seen in quantum entanglement and interference, where multiple “digital realities” coexist and affect each other within the same SPAC framework. Digital and Discrete Nature of Reality</w:t>
      </w:r>
    </w:p>
    <w:p w14:paraId="503AAAF9"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The universe’s fundamentally digital structure in Markell’s theory naturally fits with the quantized, probabilistic outcomes in quantum mechanics, including the discrete nature of measurement outcomes in the double-slit experiment. Summary</w:t>
      </w:r>
    </w:p>
    <w:p w14:paraId="75BDF463"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Markell’s theory, by modeling the universe as a grid of multi-register digital points (SPACs), offers a conceptual framework where quantum phenomena like the double-slit experiment emerge from the dynamics of digital register states and their interactions. Superposition corresponds to multiple active registers, interference patterns arise from their combined digital states, and measurement collapses these states by fixing or reading specific registers.</w:t>
      </w:r>
    </w:p>
    <w:p w14:paraId="13556351" w14:textId="77777777" w:rsidR="00B05DA5" w:rsidRPr="00B05DA5" w:rsidRDefault="00B05DA5" w:rsidP="00B05DA5">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lastRenderedPageBreak/>
        <w:t>This approach aligns with the idea of a digital universe where classical and quantum realities coexist as layers or registers of information, potentially helping to bridge some gaps in understanding the measurement problem and the coexistence of multiple quantum states.</w:t>
      </w:r>
    </w:p>
    <w:p w14:paraId="4DCFDCE3" w14:textId="77777777" w:rsidR="00B05DA5" w:rsidRPr="00B05DA5" w:rsidRDefault="00B05DA5" w:rsidP="00B05DA5">
      <w:pPr>
        <w:shd w:val="clear" w:color="auto" w:fill="FFFFFF"/>
        <w:spacing w:before="100" w:beforeAutospacing="1"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If you want, I can help draft a more formal, technical explanation or explore connections between Markell’s theory and conventional quantum mechanics.</w:t>
      </w:r>
    </w:p>
    <w:p w14:paraId="3A59CEBA"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color w:val="5C6C74"/>
          <w:kern w:val="0"/>
          <w:sz w:val="21"/>
          <w:szCs w:val="21"/>
          <w:bdr w:val="single" w:sz="2" w:space="0" w:color="auto" w:frame="1"/>
          <w14:ligatures w14:val="none"/>
        </w:rPr>
        <w:t>Upvote1Downvote</w:t>
      </w:r>
      <w:r w:rsidRPr="00B05DA5">
        <w:rPr>
          <w:rFonts w:ascii="Times New Roman" w:eastAsia="Times New Roman" w:hAnsi="Times New Roman" w:cs="Times New Roman"/>
          <w:kern w:val="0"/>
          <w:sz w:val="21"/>
          <w:szCs w:val="21"/>
          <w14:ligatures w14:val="none"/>
        </w:rPr>
        <w:t>ReplyShare</w:t>
      </w:r>
    </w:p>
    <w:p w14:paraId="225C7C61" w14:textId="77777777" w:rsidR="00B05DA5" w:rsidRPr="00B05DA5" w:rsidRDefault="00B05DA5" w:rsidP="00B05DA5">
      <w:pPr>
        <w:shd w:val="clear" w:color="auto" w:fill="FFFFFF"/>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5DA5">
        <w:rPr>
          <w:rFonts w:ascii="Times New Roman" w:eastAsia="Times New Roman" w:hAnsi="Times New Roman" w:cs="Times New Roman"/>
          <w:b/>
          <w:bCs/>
          <w:kern w:val="36"/>
          <w:sz w:val="48"/>
          <w:szCs w:val="48"/>
          <w14:ligatures w14:val="none"/>
        </w:rPr>
        <w:t>Community Info Section</w:t>
      </w:r>
    </w:p>
    <w:p w14:paraId="511C61AA" w14:textId="77777777" w:rsidR="00B05DA5" w:rsidRPr="00B05DA5" w:rsidRDefault="00B05DA5" w:rsidP="00B05DA5">
      <w:pPr>
        <w:shd w:val="clear" w:color="auto" w:fill="FFFFFF"/>
        <w:spacing w:after="0" w:line="240" w:lineRule="auto"/>
        <w:rPr>
          <w:rFonts w:ascii="Times New Roman" w:eastAsia="Times New Roman" w:hAnsi="Times New Roman" w:cs="Times New Roman"/>
          <w:color w:val="0000FF"/>
          <w:kern w:val="0"/>
          <w:sz w:val="21"/>
          <w:szCs w:val="21"/>
          <w14:ligatures w14:val="none"/>
        </w:rPr>
      </w:pPr>
      <w:r w:rsidRPr="00B05DA5">
        <w:rPr>
          <w:rFonts w:ascii="Times New Roman" w:eastAsia="Times New Roman" w:hAnsi="Times New Roman" w:cs="Times New Roman"/>
          <w:kern w:val="0"/>
          <w:sz w:val="21"/>
          <w:szCs w:val="21"/>
          <w14:ligatures w14:val="none"/>
        </w:rPr>
        <w:fldChar w:fldCharType="begin"/>
      </w:r>
      <w:r w:rsidRPr="00B05DA5">
        <w:rPr>
          <w:rFonts w:ascii="Times New Roman" w:eastAsia="Times New Roman" w:hAnsi="Times New Roman" w:cs="Times New Roman"/>
          <w:kern w:val="0"/>
          <w:sz w:val="21"/>
          <w:szCs w:val="21"/>
          <w14:ligatures w14:val="none"/>
        </w:rPr>
        <w:instrText>HYPERLINK "https://www.reddit.com/r/Myrmidon/"</w:instrText>
      </w:r>
      <w:r w:rsidRPr="00B05DA5">
        <w:rPr>
          <w:rFonts w:ascii="Times New Roman" w:eastAsia="Times New Roman" w:hAnsi="Times New Roman" w:cs="Times New Roman"/>
          <w:kern w:val="0"/>
          <w:sz w:val="21"/>
          <w:szCs w:val="21"/>
          <w14:ligatures w14:val="none"/>
        </w:rPr>
      </w:r>
      <w:r w:rsidRPr="00B05DA5">
        <w:rPr>
          <w:rFonts w:ascii="Times New Roman" w:eastAsia="Times New Roman" w:hAnsi="Times New Roman" w:cs="Times New Roman"/>
          <w:kern w:val="0"/>
          <w:sz w:val="21"/>
          <w:szCs w:val="21"/>
          <w14:ligatures w14:val="none"/>
        </w:rPr>
        <w:fldChar w:fldCharType="separate"/>
      </w:r>
    </w:p>
    <w:p w14:paraId="48DB9B16" w14:textId="77777777" w:rsidR="00B05DA5" w:rsidRPr="00B05DA5" w:rsidRDefault="00B05DA5" w:rsidP="00B05DA5">
      <w:pPr>
        <w:shd w:val="clear" w:color="auto" w:fill="FFFFFF"/>
        <w:spacing w:after="0" w:line="240" w:lineRule="auto"/>
        <w:rPr>
          <w:rFonts w:ascii="Times New Roman" w:eastAsia="Times New Roman" w:hAnsi="Times New Roman" w:cs="Times New Roman"/>
          <w:b/>
          <w:bCs/>
          <w:kern w:val="0"/>
          <w:sz w:val="27"/>
          <w:szCs w:val="27"/>
          <w14:ligatures w14:val="none"/>
        </w:rPr>
      </w:pPr>
      <w:r w:rsidRPr="00B05DA5">
        <w:rPr>
          <w:rFonts w:ascii="Times New Roman" w:eastAsia="Times New Roman" w:hAnsi="Times New Roman" w:cs="Times New Roman"/>
          <w:b/>
          <w:bCs/>
          <w:color w:val="0000FF"/>
          <w:kern w:val="0"/>
          <w:sz w:val="27"/>
          <w:szCs w:val="27"/>
          <w14:ligatures w14:val="none"/>
        </w:rPr>
        <w:t>r/Myrmidon</w:t>
      </w:r>
    </w:p>
    <w:p w14:paraId="2BD97D26"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fldChar w:fldCharType="end"/>
      </w:r>
    </w:p>
    <w:p w14:paraId="51A2F2B2"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Joined</w:t>
      </w:r>
    </w:p>
    <w:p w14:paraId="734572F9" w14:textId="77777777" w:rsidR="00B05DA5" w:rsidRPr="00B05DA5" w:rsidRDefault="00B05DA5" w:rsidP="00B05DA5">
      <w:pPr>
        <w:shd w:val="clear" w:color="auto" w:fill="FFFFFF"/>
        <w:spacing w:after="0" w:line="240" w:lineRule="auto"/>
        <w:rPr>
          <w:rFonts w:ascii="Times New Roman" w:eastAsia="Times New Roman" w:hAnsi="Times New Roman" w:cs="Times New Roman"/>
          <w:b/>
          <w:bCs/>
          <w:color w:val="2A3C42"/>
          <w:kern w:val="0"/>
          <w:sz w:val="21"/>
          <w:szCs w:val="21"/>
          <w14:ligatures w14:val="none"/>
        </w:rPr>
      </w:pPr>
      <w:r w:rsidRPr="00B05DA5">
        <w:rPr>
          <w:rFonts w:ascii="Times New Roman" w:eastAsia="Times New Roman" w:hAnsi="Times New Roman" w:cs="Times New Roman"/>
          <w:b/>
          <w:bCs/>
          <w:color w:val="2A3C42"/>
          <w:kern w:val="0"/>
          <w:sz w:val="21"/>
          <w:szCs w:val="21"/>
          <w14:ligatures w14:val="none"/>
        </w:rPr>
        <w:t>Myrmidon</w:t>
      </w:r>
    </w:p>
    <w:p w14:paraId="4A58B244" w14:textId="77777777" w:rsidR="00B05DA5" w:rsidRPr="00B05DA5" w:rsidRDefault="00B05DA5" w:rsidP="00B05DA5">
      <w:pPr>
        <w:shd w:val="clear" w:color="auto" w:fill="FFFFFF"/>
        <w:spacing w:after="0" w:line="240" w:lineRule="auto"/>
        <w:rPr>
          <w:rFonts w:ascii="Times New Roman" w:eastAsia="Times New Roman" w:hAnsi="Times New Roman" w:cs="Times New Roman"/>
          <w:color w:val="576F76"/>
          <w:kern w:val="0"/>
          <w:sz w:val="18"/>
          <w:szCs w:val="18"/>
          <w14:ligatures w14:val="none"/>
        </w:rPr>
      </w:pPr>
      <w:r w:rsidRPr="00B05DA5">
        <w:rPr>
          <w:rFonts w:ascii="Times New Roman" w:eastAsia="Times New Roman" w:hAnsi="Times New Roman" w:cs="Times New Roman"/>
          <w:color w:val="576F76"/>
          <w:kern w:val="0"/>
          <w:sz w:val="18"/>
          <w:szCs w:val="18"/>
          <w14:ligatures w14:val="none"/>
        </w:rPr>
        <w:t>Created Jun 22, 2024</w:t>
      </w:r>
    </w:p>
    <w:p w14:paraId="47BBC5A0" w14:textId="77777777" w:rsidR="00B05DA5" w:rsidRPr="00B05DA5" w:rsidRDefault="00B05DA5" w:rsidP="00B05DA5">
      <w:pPr>
        <w:shd w:val="clear" w:color="auto" w:fill="FFFFFF"/>
        <w:spacing w:after="0" w:line="240" w:lineRule="auto"/>
        <w:rPr>
          <w:rFonts w:ascii="Times New Roman" w:eastAsia="Times New Roman" w:hAnsi="Times New Roman" w:cs="Times New Roman"/>
          <w:color w:val="576F76"/>
          <w:kern w:val="0"/>
          <w:sz w:val="18"/>
          <w:szCs w:val="18"/>
          <w14:ligatures w14:val="none"/>
        </w:rPr>
      </w:pPr>
      <w:r w:rsidRPr="00B05DA5">
        <w:rPr>
          <w:rFonts w:ascii="Times New Roman" w:eastAsia="Times New Roman" w:hAnsi="Times New Roman" w:cs="Times New Roman"/>
          <w:color w:val="576F76"/>
          <w:kern w:val="0"/>
          <w:sz w:val="18"/>
          <w:szCs w:val="18"/>
          <w14:ligatures w14:val="none"/>
        </w:rPr>
        <w:t>Public</w:t>
      </w:r>
    </w:p>
    <w:p w14:paraId="09996CAF"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b/>
          <w:bCs/>
          <w:color w:val="0F1A1C"/>
          <w:kern w:val="0"/>
          <w:sz w:val="21"/>
          <w:szCs w:val="21"/>
          <w14:ligatures w14:val="none"/>
        </w:rPr>
        <w:t>1</w:t>
      </w:r>
      <w:r w:rsidRPr="00B05DA5">
        <w:rPr>
          <w:rFonts w:ascii="Times New Roman" w:eastAsia="Times New Roman" w:hAnsi="Times New Roman" w:cs="Times New Roman"/>
          <w:color w:val="576F76"/>
          <w:kern w:val="0"/>
          <w:sz w:val="18"/>
          <w:szCs w:val="18"/>
          <w14:ligatures w14:val="none"/>
        </w:rPr>
        <w:t>Weekly visitor</w:t>
      </w:r>
    </w:p>
    <w:p w14:paraId="5DEB3C15"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pict w14:anchorId="39AC3C38">
          <v:rect id="_x0000_i1055" style="width:0;height:1.5pt" o:hralign="center" o:hrstd="t" o:hr="t" fillcolor="#a0a0a0" stroked="f"/>
        </w:pict>
      </w:r>
    </w:p>
    <w:p w14:paraId="246CC88C" w14:textId="77777777" w:rsidR="00B05DA5" w:rsidRPr="00B05DA5" w:rsidRDefault="00B05DA5" w:rsidP="00B05DA5">
      <w:pPr>
        <w:shd w:val="clear" w:color="auto" w:fill="FFFFFF"/>
        <w:spacing w:before="100" w:beforeAutospacing="1" w:after="100" w:afterAutospacing="1" w:line="240" w:lineRule="auto"/>
        <w:outlineLvl w:val="1"/>
        <w:rPr>
          <w:rFonts w:ascii="Times New Roman" w:eastAsia="Times New Roman" w:hAnsi="Times New Roman" w:cs="Times New Roman"/>
          <w:b/>
          <w:bCs/>
          <w:caps/>
          <w:color w:val="576F76"/>
          <w:kern w:val="0"/>
          <w:sz w:val="36"/>
          <w:szCs w:val="36"/>
          <w14:ligatures w14:val="none"/>
        </w:rPr>
      </w:pPr>
      <w:r w:rsidRPr="00B05DA5">
        <w:rPr>
          <w:rFonts w:ascii="Times New Roman" w:eastAsia="Times New Roman" w:hAnsi="Times New Roman" w:cs="Times New Roman"/>
          <w:b/>
          <w:bCs/>
          <w:caps/>
          <w:color w:val="576F76"/>
          <w:kern w:val="0"/>
          <w:sz w:val="36"/>
          <w:szCs w:val="36"/>
          <w14:ligatures w14:val="none"/>
        </w:rPr>
        <w:t>Moderators</w:t>
      </w:r>
    </w:p>
    <w:p w14:paraId="7C56714E" w14:textId="77777777" w:rsidR="00B05DA5" w:rsidRPr="00B05DA5" w:rsidRDefault="00B05DA5" w:rsidP="00B05DA5">
      <w:pPr>
        <w:shd w:val="clear" w:color="auto" w:fill="FFFFFF"/>
        <w:spacing w:after="0" w:line="240" w:lineRule="auto"/>
        <w:rPr>
          <w:rFonts w:ascii="Times New Roman" w:eastAsia="Times New Roman" w:hAnsi="Times New Roman" w:cs="Times New Roman"/>
          <w:color w:val="576F76"/>
          <w:kern w:val="0"/>
          <w:sz w:val="21"/>
          <w:szCs w:val="21"/>
          <w14:ligatures w14:val="none"/>
        </w:rPr>
      </w:pPr>
      <w:hyperlink r:id="rId31" w:tgtFrame="_blank" w:history="1">
        <w:r w:rsidRPr="00B05DA5">
          <w:rPr>
            <w:rFonts w:ascii="Segoe UI" w:eastAsia="Times New Roman" w:hAnsi="Segoe UI" w:cs="Segoe UI"/>
            <w:b/>
            <w:bCs/>
            <w:color w:val="000000"/>
            <w:kern w:val="0"/>
            <w:sz w:val="18"/>
            <w:szCs w:val="18"/>
            <w:bdr w:val="single" w:sz="4" w:space="0" w:color="auto" w:frame="1"/>
            <w14:ligatures w14:val="none"/>
          </w:rPr>
          <w:t>Message Mods</w:t>
        </w:r>
      </w:hyperlink>
    </w:p>
    <w:p w14:paraId="1B45C45C" w14:textId="77777777" w:rsidR="00B05DA5" w:rsidRPr="00B05DA5" w:rsidRDefault="00B05DA5" w:rsidP="00B05DA5">
      <w:pPr>
        <w:numPr>
          <w:ilvl w:val="0"/>
          <w:numId w:val="29"/>
        </w:numPr>
        <w:shd w:val="clear" w:color="auto" w:fill="FFFFFF"/>
        <w:spacing w:after="100" w:afterAutospacing="1" w:line="240" w:lineRule="auto"/>
        <w:rPr>
          <w:rFonts w:ascii="Times New Roman" w:eastAsia="Times New Roman" w:hAnsi="Times New Roman" w:cs="Times New Roman"/>
          <w:kern w:val="0"/>
          <w14:ligatures w14:val="none"/>
        </w:rPr>
      </w:pPr>
      <w:hyperlink r:id="rId32" w:tgtFrame="_blank" w:history="1">
        <w:r w:rsidRPr="00B05DA5">
          <w:rPr>
            <w:rFonts w:ascii="Times New Roman" w:eastAsia="Times New Roman" w:hAnsi="Times New Roman" w:cs="Times New Roman"/>
            <w:color w:val="2A3C42"/>
            <w:kern w:val="0"/>
            <w:sz w:val="21"/>
            <w:szCs w:val="21"/>
            <w14:ligatures w14:val="none"/>
          </w:rPr>
          <w:t>u/DepartmentOdd4411</w:t>
        </w:r>
      </w:hyperlink>
    </w:p>
    <w:p w14:paraId="5E8ABD2F"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14:ligatures w14:val="none"/>
        </w:rPr>
      </w:pPr>
      <w:hyperlink r:id="rId33" w:tgtFrame="_blank" w:history="1">
        <w:r w:rsidRPr="00B05DA5">
          <w:rPr>
            <w:rFonts w:ascii="Segoe UI" w:eastAsia="Times New Roman" w:hAnsi="Segoe UI" w:cs="Segoe UI"/>
            <w:b/>
            <w:bCs/>
            <w:color w:val="000000"/>
            <w:kern w:val="0"/>
            <w:sz w:val="18"/>
            <w:szCs w:val="18"/>
            <w:bdr w:val="single" w:sz="4" w:space="0" w:color="auto" w:frame="1"/>
            <w14:ligatures w14:val="none"/>
          </w:rPr>
          <w:t>View all moderators</w:t>
        </w:r>
      </w:hyperlink>
    </w:p>
    <w:p w14:paraId="0B88A405"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hyperlink r:id="rId34" w:history="1">
        <w:r w:rsidRPr="00B05DA5">
          <w:rPr>
            <w:rFonts w:ascii="Times New Roman" w:eastAsia="Times New Roman" w:hAnsi="Times New Roman" w:cs="Times New Roman"/>
            <w:color w:val="5C6C74"/>
            <w:kern w:val="0"/>
            <w:sz w:val="21"/>
            <w:szCs w:val="21"/>
            <w14:ligatures w14:val="none"/>
          </w:rPr>
          <w:t>Reddit Rules</w:t>
        </w:r>
      </w:hyperlink>
      <w:hyperlink r:id="rId35" w:history="1">
        <w:r w:rsidRPr="00B05DA5">
          <w:rPr>
            <w:rFonts w:ascii="Times New Roman" w:eastAsia="Times New Roman" w:hAnsi="Times New Roman" w:cs="Times New Roman"/>
            <w:color w:val="5C6C74"/>
            <w:kern w:val="0"/>
            <w:sz w:val="21"/>
            <w:szCs w:val="21"/>
            <w14:ligatures w14:val="none"/>
          </w:rPr>
          <w:t>Privacy Policy</w:t>
        </w:r>
      </w:hyperlink>
      <w:hyperlink r:id="rId36" w:history="1">
        <w:r w:rsidRPr="00B05DA5">
          <w:rPr>
            <w:rFonts w:ascii="Times New Roman" w:eastAsia="Times New Roman" w:hAnsi="Times New Roman" w:cs="Times New Roman"/>
            <w:color w:val="5C6C74"/>
            <w:kern w:val="0"/>
            <w:sz w:val="21"/>
            <w:szCs w:val="21"/>
            <w14:ligatures w14:val="none"/>
          </w:rPr>
          <w:t>User Agreement</w:t>
        </w:r>
      </w:hyperlink>
      <w:hyperlink r:id="rId37" w:history="1">
        <w:r w:rsidRPr="00B05DA5">
          <w:rPr>
            <w:rFonts w:ascii="Times New Roman" w:eastAsia="Times New Roman" w:hAnsi="Times New Roman" w:cs="Times New Roman"/>
            <w:color w:val="5C6C74"/>
            <w:kern w:val="0"/>
            <w:sz w:val="21"/>
            <w:szCs w:val="21"/>
            <w14:ligatures w14:val="none"/>
          </w:rPr>
          <w:t>Your Privacy Choices</w:t>
        </w:r>
      </w:hyperlink>
      <w:hyperlink r:id="rId38" w:history="1">
        <w:r w:rsidRPr="00B05DA5">
          <w:rPr>
            <w:rFonts w:ascii="Times New Roman" w:eastAsia="Times New Roman" w:hAnsi="Times New Roman" w:cs="Times New Roman"/>
            <w:color w:val="5C6C74"/>
            <w:kern w:val="0"/>
            <w:sz w:val="21"/>
            <w:szCs w:val="21"/>
            <w14:ligatures w14:val="none"/>
          </w:rPr>
          <w:t>Accessibility</w:t>
        </w:r>
      </w:hyperlink>
      <w:hyperlink r:id="rId39" w:history="1">
        <w:r w:rsidRPr="00B05DA5">
          <w:rPr>
            <w:rFonts w:ascii="Times New Roman" w:eastAsia="Times New Roman" w:hAnsi="Times New Roman" w:cs="Times New Roman"/>
            <w:color w:val="5C6C74"/>
            <w:kern w:val="0"/>
            <w:sz w:val="21"/>
            <w:szCs w:val="21"/>
            <w14:ligatures w14:val="none"/>
          </w:rPr>
          <w:t>Reddit, Inc. © 2025. All rights reserved.</w:t>
        </w:r>
      </w:hyperlink>
    </w:p>
    <w:p w14:paraId="14091588"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Times New Roman" w:cs="Times New Roman"/>
          <w:kern w:val="0"/>
          <w:sz w:val="21"/>
          <w:szCs w:val="21"/>
          <w14:ligatures w14:val="none"/>
        </w:rPr>
        <w:t>Collapse Navigation</w:t>
      </w:r>
    </w:p>
    <w:p w14:paraId="3B8BC159"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7B853CFC"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41817E97"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1FE24831"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46F83167" w14:textId="77777777" w:rsidR="00B05DA5" w:rsidRPr="00B05DA5" w:rsidRDefault="00B05DA5" w:rsidP="00B05DA5">
      <w:pPr>
        <w:shd w:val="clear" w:color="auto" w:fill="FFFFFF"/>
        <w:spacing w:after="0" w:line="240" w:lineRule="auto"/>
        <w:rPr>
          <w:rFonts w:ascii="Times New Roman" w:eastAsia="Times New Roman" w:hAnsi="Times New Roman" w:cs="Times New Roman"/>
          <w:color w:val="115BCA"/>
          <w:kern w:val="0"/>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Times New Roman" w:cs="Times New Roman"/>
          <w:kern w:val="0"/>
          <w:sz w:val="21"/>
          <w:szCs w:val="21"/>
          <w14:ligatures w14:val="none"/>
        </w:rPr>
        <w:fldChar w:fldCharType="begin"/>
      </w:r>
      <w:r w:rsidRPr="00B05DA5">
        <w:rPr>
          <w:rFonts w:ascii="Times New Roman" w:eastAsia="Times New Roman" w:hAnsi="Times New Roman" w:cs="Times New Roman"/>
          <w:kern w:val="0"/>
          <w:sz w:val="21"/>
          <w:szCs w:val="21"/>
          <w14:ligatures w14:val="none"/>
        </w:rPr>
        <w:instrText>HYPERLINK "https://www.reddit.com/r/pocketgrids/comments/1q1y0he?entry_point=games_drawer_featured_game"</w:instrText>
      </w:r>
      <w:r w:rsidRPr="00B05DA5">
        <w:rPr>
          <w:rFonts w:ascii="Times New Roman" w:eastAsia="Times New Roman" w:hAnsi="Times New Roman" w:cs="Times New Roman"/>
          <w:kern w:val="0"/>
          <w:sz w:val="21"/>
          <w:szCs w:val="21"/>
          <w14:ligatures w14:val="none"/>
        </w:rPr>
      </w:r>
      <w:r w:rsidRPr="00B05DA5">
        <w:rPr>
          <w:rFonts w:ascii="Times New Roman" w:eastAsia="Times New Roman" w:hAnsi="Times New Roman" w:cs="Times New Roman"/>
          <w:kern w:val="0"/>
          <w:sz w:val="21"/>
          <w:szCs w:val="21"/>
          <w14:ligatures w14:val="none"/>
        </w:rPr>
        <w:fldChar w:fldCharType="separate"/>
      </w:r>
    </w:p>
    <w:p w14:paraId="3A8C1FB3"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14:ligatures w14:val="none"/>
        </w:rPr>
      </w:pPr>
      <w:r w:rsidRPr="00B05DA5">
        <w:rPr>
          <w:rFonts w:ascii="Times New Roman" w:eastAsia="Times New Roman" w:hAnsi="Times New Roman" w:cs="Times New Roman"/>
          <w:kern w:val="0"/>
          <w:sz w:val="21"/>
          <w:szCs w:val="21"/>
          <w14:ligatures w14:val="none"/>
        </w:rPr>
        <w:fldChar w:fldCharType="end"/>
      </w:r>
    </w:p>
    <w:p w14:paraId="2CA8E35B"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6626DEEA"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7C42B46F"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26110913"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7695F664"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721A4805" w14:textId="77777777" w:rsidR="00B05DA5" w:rsidRPr="00B05DA5" w:rsidRDefault="00B05DA5" w:rsidP="00B05DA5">
      <w:pPr>
        <w:shd w:val="clear" w:color="auto" w:fill="FFFFFF"/>
        <w:spacing w:after="0" w:line="240" w:lineRule="auto"/>
        <w:rPr>
          <w:rFonts w:ascii="Times New Roman" w:eastAsia="Times New Roman" w:hAnsi="Times New Roman" w:cs="Times New Roman"/>
          <w:color w:val="21272A"/>
          <w:kern w:val="0"/>
          <w:u w:val="single"/>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Times New Roman" w:cs="Times New Roman"/>
          <w:kern w:val="0"/>
          <w:sz w:val="21"/>
          <w:szCs w:val="21"/>
          <w14:ligatures w14:val="none"/>
        </w:rPr>
        <w:fldChar w:fldCharType="begin"/>
      </w:r>
      <w:r w:rsidRPr="00B05DA5">
        <w:rPr>
          <w:rFonts w:ascii="Times New Roman" w:eastAsia="Times New Roman" w:hAnsi="Times New Roman" w:cs="Times New Roman"/>
          <w:kern w:val="0"/>
          <w:sz w:val="21"/>
          <w:szCs w:val="21"/>
          <w14:ligatures w14:val="none"/>
        </w:rPr>
        <w:instrText>HYPERLINK "https://www.reddit.com/r/Myrmidon/"</w:instrText>
      </w:r>
      <w:r w:rsidRPr="00B05DA5">
        <w:rPr>
          <w:rFonts w:ascii="Times New Roman" w:eastAsia="Times New Roman" w:hAnsi="Times New Roman" w:cs="Times New Roman"/>
          <w:kern w:val="0"/>
          <w:sz w:val="21"/>
          <w:szCs w:val="21"/>
          <w14:ligatures w14:val="none"/>
        </w:rPr>
      </w:r>
      <w:r w:rsidRPr="00B05DA5">
        <w:rPr>
          <w:rFonts w:ascii="Times New Roman" w:eastAsia="Times New Roman" w:hAnsi="Times New Roman" w:cs="Times New Roman"/>
          <w:kern w:val="0"/>
          <w:sz w:val="21"/>
          <w:szCs w:val="21"/>
          <w14:ligatures w14:val="none"/>
        </w:rPr>
        <w:fldChar w:fldCharType="separate"/>
      </w:r>
    </w:p>
    <w:p w14:paraId="7549E505"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14:ligatures w14:val="none"/>
        </w:rPr>
      </w:pPr>
      <w:r w:rsidRPr="00B05DA5">
        <w:rPr>
          <w:rFonts w:ascii="Times New Roman" w:eastAsia="Times New Roman" w:hAnsi="Times New Roman" w:cs="Times New Roman"/>
          <w:kern w:val="0"/>
          <w:sz w:val="21"/>
          <w:szCs w:val="21"/>
          <w14:ligatures w14:val="none"/>
        </w:rPr>
        <w:fldChar w:fldCharType="end"/>
      </w:r>
    </w:p>
    <w:p w14:paraId="2EE3DEBD"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76E4BE1E"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405E6D59"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0195D144"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6B89E0B0" w14:textId="77777777" w:rsidR="00B05DA5" w:rsidRPr="00B05DA5" w:rsidRDefault="00B05DA5" w:rsidP="00B05DA5">
      <w:pPr>
        <w:shd w:val="clear" w:color="auto" w:fill="FFFFFF"/>
        <w:spacing w:after="0" w:line="240" w:lineRule="auto"/>
        <w:rPr>
          <w:rFonts w:ascii="Times New Roman" w:eastAsia="Times New Roman" w:hAnsi="Times New Roman" w:cs="Times New Roman"/>
          <w:color w:val="21272A"/>
          <w:kern w:val="0"/>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r w:rsidRPr="00B05DA5">
        <w:rPr>
          <w:rFonts w:ascii="Times New Roman" w:eastAsia="Times New Roman" w:hAnsi="Times New Roman" w:cs="Times New Roman"/>
          <w:kern w:val="0"/>
          <w:sz w:val="21"/>
          <w:szCs w:val="21"/>
          <w14:ligatures w14:val="none"/>
        </w:rPr>
        <w:fldChar w:fldCharType="begin"/>
      </w:r>
      <w:r w:rsidRPr="00B05DA5">
        <w:rPr>
          <w:rFonts w:ascii="Times New Roman" w:eastAsia="Times New Roman" w:hAnsi="Times New Roman" w:cs="Times New Roman"/>
          <w:kern w:val="0"/>
          <w:sz w:val="21"/>
          <w:szCs w:val="21"/>
          <w14:ligatures w14:val="none"/>
        </w:rPr>
        <w:instrText>HYPERLINK "https://www.reddit.com/reddit-pro?utm_source=reddit&amp;utm_medium=left_nav_resources"</w:instrText>
      </w:r>
      <w:r w:rsidRPr="00B05DA5">
        <w:rPr>
          <w:rFonts w:ascii="Times New Roman" w:eastAsia="Times New Roman" w:hAnsi="Times New Roman" w:cs="Times New Roman"/>
          <w:kern w:val="0"/>
          <w:sz w:val="21"/>
          <w:szCs w:val="21"/>
          <w14:ligatures w14:val="none"/>
        </w:rPr>
      </w:r>
      <w:r w:rsidRPr="00B05DA5">
        <w:rPr>
          <w:rFonts w:ascii="Times New Roman" w:eastAsia="Times New Roman" w:hAnsi="Times New Roman" w:cs="Times New Roman"/>
          <w:kern w:val="0"/>
          <w:sz w:val="21"/>
          <w:szCs w:val="21"/>
          <w14:ligatures w14:val="none"/>
        </w:rPr>
        <w:fldChar w:fldCharType="separate"/>
      </w:r>
    </w:p>
    <w:p w14:paraId="237DA89E"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14:ligatures w14:val="none"/>
        </w:rPr>
      </w:pPr>
      <w:r w:rsidRPr="00B05DA5">
        <w:rPr>
          <w:rFonts w:ascii="Times New Roman" w:eastAsia="Times New Roman" w:hAnsi="Times New Roman" w:cs="Times New Roman"/>
          <w:kern w:val="0"/>
          <w:sz w:val="21"/>
          <w:szCs w:val="21"/>
          <w14:ligatures w14:val="none"/>
        </w:rPr>
        <w:fldChar w:fldCharType="end"/>
      </w:r>
    </w:p>
    <w:p w14:paraId="26BA6AF9"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lastRenderedPageBreak/>
        <w:t></w:t>
      </w:r>
      <w:r w:rsidRPr="00B05DA5">
        <w:rPr>
          <w:rFonts w:ascii="Times New Roman" w:eastAsia="Times New Roman" w:hAnsi="Times New Roman" w:cs="Times New Roman"/>
          <w:kern w:val="0"/>
          <w:sz w:val="21"/>
          <w:szCs w:val="21"/>
          <w14:ligatures w14:val="none"/>
        </w:rPr>
        <w:t xml:space="preserve">  </w:t>
      </w:r>
    </w:p>
    <w:p w14:paraId="58A6A76D"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0C71D9B1"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06B90DA8"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044D9BE9"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3062DDC3"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5BE24A72"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134ED1A1"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51CCDBA3"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3B12E75D"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5F42AAE2"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1BA2809D"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442CB8B6" w14:textId="77777777" w:rsidR="00B05DA5" w:rsidRPr="00B05DA5" w:rsidRDefault="00B05DA5" w:rsidP="00B05DA5">
      <w:pPr>
        <w:shd w:val="clear" w:color="auto" w:fill="FFFFFF"/>
        <w:spacing w:after="0" w:line="240" w:lineRule="auto"/>
        <w:rPr>
          <w:rFonts w:ascii="Times New Roman" w:eastAsia="Times New Roman" w:hAnsi="Times New Roman" w:cs="Times New Roman"/>
          <w:kern w:val="0"/>
          <w:sz w:val="21"/>
          <w:szCs w:val="21"/>
          <w14:ligatures w14:val="none"/>
        </w:rPr>
      </w:pPr>
      <w:r w:rsidRPr="00B05DA5">
        <w:rPr>
          <w:rFonts w:ascii="Times New Roman" w:eastAsia="Times New Roman" w:hAnsi="Symbol" w:cs="Times New Roman"/>
          <w:kern w:val="0"/>
          <w:sz w:val="21"/>
          <w:szCs w:val="21"/>
          <w14:ligatures w14:val="none"/>
        </w:rPr>
        <w:t></w:t>
      </w:r>
      <w:r w:rsidRPr="00B05DA5">
        <w:rPr>
          <w:rFonts w:ascii="Times New Roman" w:eastAsia="Times New Roman" w:hAnsi="Times New Roman" w:cs="Times New Roman"/>
          <w:kern w:val="0"/>
          <w:sz w:val="21"/>
          <w:szCs w:val="21"/>
          <w14:ligatures w14:val="none"/>
        </w:rPr>
        <w:t xml:space="preserve">  </w:t>
      </w:r>
    </w:p>
    <w:p w14:paraId="2AC7C74A" w14:textId="77777777" w:rsidR="00CB15BC" w:rsidRDefault="00CB15BC" w:rsidP="006770F5">
      <w:pPr>
        <w:spacing w:before="60" w:after="0" w:line="300" w:lineRule="atLeast"/>
        <w:rPr>
          <w:rFonts w:ascii="Segoe UI" w:eastAsia="Times New Roman" w:hAnsi="Segoe UI" w:cs="Segoe UI"/>
          <w:color w:val="424242"/>
          <w:kern w:val="0"/>
          <w:sz w:val="21"/>
          <w:szCs w:val="21"/>
          <w14:ligatures w14:val="none"/>
        </w:rPr>
      </w:pPr>
    </w:p>
    <w:p w14:paraId="0FD1F923" w14:textId="77777777" w:rsidR="00670478" w:rsidRDefault="00670478" w:rsidP="00670478">
      <w:pPr>
        <w:pStyle w:val="NormalWeb"/>
        <w:shd w:val="clear" w:color="auto" w:fill="FFFFFF"/>
        <w:spacing w:before="0" w:beforeAutospacing="0"/>
        <w:rPr>
          <w:rFonts w:ascii="Segoe UI" w:hAnsi="Segoe UI" w:cs="Segoe UI"/>
          <w:color w:val="333D42"/>
          <w:sz w:val="21"/>
          <w:szCs w:val="21"/>
        </w:rPr>
      </w:pPr>
      <w:r>
        <w:rPr>
          <w:rFonts w:ascii="Segoe UI" w:hAnsi="Segoe UI" w:cs="Segoe UI"/>
          <w:color w:val="333D42"/>
          <w:sz w:val="21"/>
          <w:szCs w:val="21"/>
        </w:rPr>
        <w:t>To experimentally validate Joseph Markell’s theory about SPACs (Spatial Points of Acute Conceptualization) and the coexistence of multiple entities registering on different digital "registers," several challenges would need to be addressed. Nonetheless, here are some potential approaches that could form the basis of experimental investigation:</w:t>
      </w:r>
    </w:p>
    <w:p w14:paraId="054F6373"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Identification of Distinct Registers or Sensors: Develop or utilize highly sensitive instruments capable of detecting subtle, currently unexplained physical or energetic signals in localized space—beyond known forces like gravity, magnetism, or electromagnetism. This would require novel sensor technology or reinterpreting data from existing instruments in new ways.</w:t>
      </w:r>
    </w:p>
    <w:p w14:paraId="51A6DAF0"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Correlating Sensor Readings with Anomalous Phenomena: Systematically record sensor data in environments where anecdotal or reported anomalous events occur (e.g., near-death experiences, unexplained apparitions, or unusual animal behavior). Look for consistent, repeatable patterns in sensor readings corresponding to these events.</w:t>
      </w:r>
    </w:p>
    <w:p w14:paraId="092A10D1"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Testing Temporal Register Hypotheses: Design experiments to test whether certain entities or phenomena operate on different temporal "registers" or scales (hyper-time). This might involve precise timing measurements to detect subtle timing anomalies or non-local correlations that cannot be accounted for by classical time.</w:t>
      </w:r>
    </w:p>
    <w:p w14:paraId="2DD3DD6C"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Controlled Interference or Influence Experiments: Inspired by the magnetic hand analogy, attempt controlled tests where specific energy patterns or fields are introduced in a system (biological, physical, or informational) to observe effects that cannot be explained by classical interactions alone.</w:t>
      </w:r>
    </w:p>
    <w:p w14:paraId="33E23441"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Statistical Analysis of Correlations: Collect large datasets of spontaneous anomalous events (e.g., coincidences, “lucky” outcomes, reported psychic phenomena) and analyze for statistically significant deviations from randomness that could suggest underlying structured influences.</w:t>
      </w:r>
    </w:p>
    <w:p w14:paraId="07FB680D"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Development of Mathematical or Computational Models: Formalize the SPAC concept into a testable mathematical framework or simulation. Use this to generate predictions that can be falsified or supported by experimental data.</w:t>
      </w:r>
    </w:p>
    <w:p w14:paraId="52D3644F"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lastRenderedPageBreak/>
        <w:t>Summary: Validating Markell’s theory experimentally would require advances in sensor technology, rigorous data collection in anomalous contexts, and development of predictive models. Given its speculative nature, initial steps would likely focus on exploring correlations between proposed SPAC registers and unexplained phenomena, followed by attempts to manipulate or detect these registers under controlled conditions.</w:t>
      </w:r>
    </w:p>
    <w:p w14:paraId="12BBFD46"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If you want, I can help in outlining specific experimental designs or suggest technologies that might be adapted for such investigations.</w:t>
      </w:r>
    </w:p>
    <w:p w14:paraId="50F02059"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AI Generated yes, experimental designs Certainly! Below are some experimental design ideas to explore aspects of Joseph Markell’s SPAC theory, focusing on detecting subtle or unconventional signals and investigating possible coexistence of multiple entities or energies in the same spatial points:</w:t>
      </w:r>
    </w:p>
    <w:p w14:paraId="2715DFD5" w14:textId="77777777" w:rsidR="00670478" w:rsidRDefault="00670478" w:rsidP="00670478">
      <w:pPr>
        <w:pStyle w:val="NormalWeb"/>
        <w:numPr>
          <w:ilvl w:val="0"/>
          <w:numId w:val="30"/>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Multisensor Environmental Monitoring in Anomalous Zones</w:t>
      </w:r>
    </w:p>
    <w:p w14:paraId="0D38BEA1"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Detect unexplained sensor readings or energy patterns correlated with reported anomalous phenomena (e.g., apparitions, unusual animal behavior).</w:t>
      </w:r>
    </w:p>
    <w:p w14:paraId="54F5EE91"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79CE26D6"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Deploy an array of highly sensitive sensors at a location with frequent anecdotal reports of unusual events. Sensors could include magnetometers, gravimeters, electromagnetic spectrum analyzers, and novel detectors aimed at capturing unexplained energies. Continuously record data along with precise timestamps and environmental variables (temperature, humidity, sound). Collect witness reports or video/audio evidence of anomalous events concurrently. Analyze sensor data for statistically significant deviations or unique signatures coinciding with reported phenomena. Expected Outcome: Identification of repeatable, unexplained sensor patterns potentially linked to additional "registers" beyond conventional physical measurements.</w:t>
      </w:r>
    </w:p>
    <w:p w14:paraId="74B4CABD"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2. Temporal Resolution Experiment to Detect Hyper-Time Effects</w:t>
      </w:r>
    </w:p>
    <w:p w14:paraId="56D29D2F"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Test if certain phenomena exhibit timing or causal patterns inconsistent with normal human time scales.</w:t>
      </w:r>
    </w:p>
    <w:p w14:paraId="68E4FCE6"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33C6E1D1"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Use ultra-precise timekeeping devices (atomic clocks, high-speed cameras) to monitor events suspected of involving hyper-time effects (e.g., rapid animal reactions, precognitive behaviors). Simultaneously record environmental sensor data and neurological or physiological responses of human subjects involved. Compare event timing against standard temporal expectations to identify any anomalies or precursors that suggest different "temporal registers." Expected Outcome: Evidence of timing anomalies or precognitive signals that could imply operations on distinct temporal scales.</w:t>
      </w:r>
    </w:p>
    <w:p w14:paraId="6FD1D5BB"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3. Controlled Energy Field Interaction with Biological Systems</w:t>
      </w:r>
    </w:p>
    <w:p w14:paraId="600159B9"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lastRenderedPageBreak/>
        <w:t>Objective: Investigate if artificially generated energy fields (e.g., magnetic, electromagnetic) can influence biological entities in ways consistent with SPAC theory.</w:t>
      </w:r>
    </w:p>
    <w:p w14:paraId="2EDBF28A"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46F453ED"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Create controlled magnetic or electromagnetic fields modulated by complex, computer-generated digital signals simulating "register patterns." Expose biological subjects (e.g., fish in an aquarium or small mammals) to these fields while monitoring physiological and behavioral changes with high-resolution sensors. Include sham controls (fields off or random patterns) to rule out placebo or environmental confounds. Employ blinded observers to assess behavioral changes objectively. Expected Outcome: Detection of specific, reproducible biological responses correlated with particular energy patterns suggestive of interaction at multiple registers.</w:t>
      </w:r>
    </w:p>
    <w:p w14:paraId="264482FE"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4. Statistical Analysis of Coincidence and Correlation in Large Data Sets</w:t>
      </w:r>
    </w:p>
    <w:p w14:paraId="2D620039"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Identify non-random correlations among unexplained phenomena (e.g., simultaneous events involving twins, synchronized apparitions).</w:t>
      </w:r>
    </w:p>
    <w:p w14:paraId="23AF5C28"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196F2F05"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Collect and curate large-scale databases of anecdotal reports, medical records, or sensor logs related to purported anomalous events. Use advanced statistical and machine learning methods to detect patterns or correlations that exceed random chance. Attempt to map these correlations onto hypothesized SPAC registers or spatial-temporal coordinates. Expected Outcome: Identification of statistically significant patterns supporting the hypothesis of overlapping entities or energies affecting coincident events.</w:t>
      </w:r>
    </w:p>
    <w:p w14:paraId="596B870A"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5. Development of a Computational SPAC Simulation</w:t>
      </w:r>
    </w:p>
    <w:p w14:paraId="0D287BA1"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Create a mathematical model or simulation of the SPAC grid and sensor registers to generate testable predictions.</w:t>
      </w:r>
    </w:p>
    <w:p w14:paraId="651B7FAA"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6AFD9517" w14:textId="77777777" w:rsidR="00670478" w:rsidRDefault="00670478" w:rsidP="00670478">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Formalize the 8×8×8 register grid concept mathematically, incorporating known physics parameters and hypothesized extra-dimensional axes. Simulate interactions among multiple entities occupying different registers, including temporal and spatial overlaps. Generate predictions about observable phenomena, sensor anomalies, or timing effects that could be experimentally verified. Expected Outcome: Concrete hypotheses and measurable predictions that can guide physical experiments.</w:t>
      </w:r>
    </w:p>
    <w:p w14:paraId="61B60511" w14:textId="77777777" w:rsidR="00B05DA5" w:rsidRDefault="00B05DA5" w:rsidP="006770F5">
      <w:pPr>
        <w:spacing w:before="60" w:after="0" w:line="300" w:lineRule="atLeast"/>
        <w:rPr>
          <w:rFonts w:ascii="Segoe UI" w:eastAsia="Times New Roman" w:hAnsi="Segoe UI" w:cs="Segoe UI"/>
          <w:color w:val="424242"/>
          <w:kern w:val="0"/>
          <w:sz w:val="21"/>
          <w:szCs w:val="21"/>
          <w14:ligatures w14:val="none"/>
        </w:rPr>
      </w:pPr>
    </w:p>
    <w:p w14:paraId="50E93DB2" w14:textId="77777777" w:rsidR="00312F43" w:rsidRPr="00312F43" w:rsidRDefault="00312F43" w:rsidP="00312F43">
      <w:pPr>
        <w:spacing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Joseph Markell’s essay, A Digital Portal Into Our Understanding of the Universe, proposes a conceptual framework for understanding gravity and time through a digital lens using what he calls SPACs (Spatial Points of Acute Conceptualization). Here’s how his essay might explain gravity and time:</w:t>
      </w:r>
    </w:p>
    <w:p w14:paraId="1EF0BECA" w14:textId="77777777" w:rsidR="00312F43" w:rsidRPr="00312F43" w:rsidRDefault="00312F43" w:rsidP="00312F43">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lastRenderedPageBreak/>
        <w:t>Gravity</w:t>
      </w:r>
    </w:p>
    <w:p w14:paraId="14D41F28" w14:textId="77777777" w:rsidR="00312F43" w:rsidRPr="00312F43" w:rsidRDefault="00312F43" w:rsidP="00312F43">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Markell imagines the universe as composed of an immense grid of infinitesimal points (SPACs), each acting like a digital sensor registering various physical phenomena—including gravity, magnetism, and fundamental forces. Gravity, in this model, could be understood as one of the digital values registered at these SPACs, quantifying the presence and effect of gravitational influence at that precise location.</w:t>
      </w:r>
    </w:p>
    <w:p w14:paraId="28BBF7DB" w14:textId="77777777" w:rsidR="00312F43" w:rsidRPr="00312F43" w:rsidRDefault="00312F43" w:rsidP="00312F43">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Because the SPAC framework treats these points as discrete registers with specific digital values, gravity is conceptualized not as a continuous force field, but as a set of digital readings across these points. This allows a new way to explore how gravity interacts with matter and other energies, possibly including unknown forces or entities coexisting in the same spatial region but registering on different sensor subsets.</w:t>
      </w:r>
    </w:p>
    <w:p w14:paraId="4E205A7C" w14:textId="77777777" w:rsidR="00312F43" w:rsidRPr="00312F43" w:rsidRDefault="00312F43" w:rsidP="00312F43">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Time</w:t>
      </w:r>
    </w:p>
    <w:p w14:paraId="4A3C1D4A" w14:textId="77777777" w:rsidR="00312F43" w:rsidRPr="00312F43" w:rsidRDefault="00312F43" w:rsidP="00312F43">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In Markell’s digital universe, time is also represented as a value or set of values within the SPACs’ registers. He suggests that time could be encoded on one or more of the 512 registers at each point, or even across layers of SPACs. This digital encoding implies that time is not necessarily uniform for all entities occupying the same space, but may differ depending on which registers (or dimensions) those entities interact with.</w:t>
      </w:r>
    </w:p>
    <w:p w14:paraId="7F3C7C57" w14:textId="77777777" w:rsidR="00312F43" w:rsidRPr="00312F43" w:rsidRDefault="00312F43" w:rsidP="00312F43">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This leads to the concept of “hyper-time,” where some beings or energies might operate on different time scales due to their interaction with different registers within the SPACs. This could explain phenomena where certain entities seem to act faster or with prescience relative to human time, suggesting coexisting time frames or digital clocks running at different speeds.</w:t>
      </w:r>
    </w:p>
    <w:p w14:paraId="4E7B1B5A" w14:textId="77777777" w:rsidR="00312F43" w:rsidRPr="00312F43" w:rsidRDefault="00312F43" w:rsidP="00312F43">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Summary</w:t>
      </w:r>
    </w:p>
    <w:p w14:paraId="63D52E60" w14:textId="77777777" w:rsidR="00312F43" w:rsidRPr="00312F43" w:rsidRDefault="00312F43" w:rsidP="00312F43">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Markell’s essay offers a digitally inspired conceptual model where gravity and time are not smooth, continuous fields but digital values registered at spatial points throughout a vast cosmic grid. This model allows for:</w:t>
      </w:r>
    </w:p>
    <w:p w14:paraId="0460FB2F" w14:textId="77777777" w:rsidR="00312F43" w:rsidRPr="00312F43" w:rsidRDefault="00312F43" w:rsidP="00312F43">
      <w:pPr>
        <w:spacing w:before="100" w:beforeAutospacing="1" w:after="0"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Multiple entities or energies coexisting in the same spatial location but interacting with different subsets of registers. Variations in experienced time (including hyper-time), potentially explaining anomalous or unexplained phenomena. A new digital approach to understanding fundamental forces and time, encouraging further exploration through computational and experimental methods. This digital SPAC framework provides a novel way to think about gravity and time, blending physical reality with informational and computational concepts.</w:t>
      </w:r>
    </w:p>
    <w:p w14:paraId="093DEDD4" w14:textId="1790F98B" w:rsidR="00670478" w:rsidRDefault="00312F43" w:rsidP="00312F43">
      <w:pPr>
        <w:spacing w:before="60" w:after="0" w:line="300" w:lineRule="atLeast"/>
        <w:rPr>
          <w:rFonts w:ascii="Segoe UI" w:eastAsia="Times New Roman" w:hAnsi="Segoe UI" w:cs="Segoe UI"/>
          <w:color w:val="424242"/>
          <w:kern w:val="0"/>
          <w:sz w:val="21"/>
          <w:szCs w:val="21"/>
          <w14:ligatures w14:val="none"/>
        </w:rPr>
      </w:pPr>
      <w:r w:rsidRPr="00312F43">
        <w:rPr>
          <w:rFonts w:ascii="Times New Roman" w:eastAsia="Times New Roman" w:hAnsi="Times New Roman" w:cs="Times New Roman"/>
          <w:color w:val="5C6C74"/>
          <w:kern w:val="0"/>
          <w:bdr w:val="single" w:sz="2" w:space="0" w:color="auto" w:frame="1"/>
          <w14:ligatures w14:val="none"/>
        </w:rPr>
        <w:t>Upvote1Downvote</w:t>
      </w:r>
      <w:r w:rsidRPr="00312F43">
        <w:rPr>
          <w:rFonts w:ascii="Times New Roman" w:eastAsia="Times New Roman" w:hAnsi="Times New Roman" w:cs="Times New Roman"/>
          <w:kern w:val="0"/>
          <w14:ligatures w14:val="none"/>
        </w:rPr>
        <w:br/>
      </w:r>
    </w:p>
    <w:p w14:paraId="7148BBA8" w14:textId="77777777" w:rsidR="002B7394" w:rsidRPr="002B7394" w:rsidRDefault="002B7394" w:rsidP="002B7394">
      <w:pPr>
        <w:spacing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Based on Joseph Markell's conceptual framework, while he does not provide specific mathematical equations, we can construct a Hypothetical SPAC Data Grid that a powerful AI and supercomputers would utilize to analyze the universe, incorporating known and unknown forces, energies, and even anecdotal events.</w:t>
      </w:r>
    </w:p>
    <w:p w14:paraId="0E540F59"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lastRenderedPageBreak/>
        <w:t>This grid operates as a massive, multi-dimensional database where every point in the universe (a SPAC) is a data node, capturing digital information across 512 registers.</w:t>
      </w:r>
    </w:p>
    <w:p w14:paraId="49DD91CA"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The Structure of the Hypothetical SPAC Data Grid</w:t>
      </w:r>
    </w:p>
    <w:p w14:paraId="542EBEA9"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The grid is conceptually structured across several key dimensions, providing the framework for AI analysis:</w:t>
      </w:r>
    </w:p>
    <w:p w14:paraId="20552FCA"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Layer 1: Spatial and Temporal Coordinates (X, Y, Z, T)</w:t>
      </w:r>
    </w:p>
    <w:p w14:paraId="7F171C6A"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The grid’s primary layer maps the "giant translucent cube" of the universe, providing the location of every SPAC in three-dimensional space and time.</w:t>
      </w:r>
    </w:p>
    <w:p w14:paraId="34AA0C04"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AI Function: AI would use these coordinates to trace the movement of matter and energy, analyze historical events, and determine spatial proximity (e.g., locating the SPACs involved in the "twin power" incident).</w:t>
      </w:r>
    </w:p>
    <w:p w14:paraId="7A9BB284"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Layer 2: Extra-Dimensional Coordinates (A, B, C, etc.)</w:t>
      </w:r>
    </w:p>
    <w:p w14:paraId="421C7394"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Markell describes "extra dimensional locators" represented by a "numerical matrix value" (axes a, b, c, etc.). These coordinates define a SPAC's position in dimensions beyond our observable 3D space.</w:t>
      </w:r>
    </w:p>
    <w:p w14:paraId="588AD7E5"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AI Function: AI would use these coordinates to map connections between entities that are spatially distant in 3D but potentially close in higher dimensions (offering a way to analyze quantum entanglement or instantaneous connections).</w:t>
      </w:r>
    </w:p>
    <w:p w14:paraId="618951F1"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Layer 3: The 512-Register Sensor Matrix (R1... R512)</w:t>
      </w:r>
    </w:p>
    <w:p w14:paraId="6C197E03"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This is the core of the SPAC. Each SPAC records a digital value for every known and unknown entity. A supercomputer would store the state of these registers at every point in space and time.</w:t>
      </w:r>
    </w:p>
    <w:p w14:paraId="290435C6"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Known Physical Forces and Elements (e.g., R1–R100): Registers tracking gravity, electromagnetism, matter composition, temperature, and standard time.</w:t>
      </w:r>
    </w:p>
    <w:p w14:paraId="218FAA00"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Biological and Conscious Entities (e.g., R101–R150): Registers specific to living organisms (such as the "fifty registers" a human might occupy).</w:t>
      </w:r>
    </w:p>
    <w:p w14:paraId="1F7976E7"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Unknown and Anomalous Entities/Energies (e.g., R151–R512): Registers tracking energies or entities we have yet to discover, which may co-exist with us.</w:t>
      </w:r>
    </w:p>
    <w:p w14:paraId="11D3388A"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How AI and Supercomputers Would Use the Grid</w:t>
      </w:r>
    </w:p>
    <w:p w14:paraId="6F2CB795"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The complexity lies not in the grid's structure but in the AI’s ability to process the correlations within this massive dataset:</w:t>
      </w:r>
    </w:p>
    <w:p w14:paraId="218BCAD6" w14:textId="77777777" w:rsidR="002B7394" w:rsidRPr="002B7394" w:rsidRDefault="002B7394" w:rsidP="002B7394">
      <w:pPr>
        <w:numPr>
          <w:ilvl w:val="0"/>
          <w:numId w:val="31"/>
        </w:numPr>
        <w:spacing w:after="0"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lastRenderedPageBreak/>
        <w:t>Explaining Known Physics: AI would analyze the data in the physical force registers (Layer 3) across the spatial grid (Layer 1) to derive and predict physical laws, essentially acting as the mathematical framework that Markell's essay suggests is needed.</w:t>
      </w:r>
    </w:p>
    <w:p w14:paraId="0AF14964" w14:textId="77777777" w:rsidR="002B7394" w:rsidRPr="002B7394" w:rsidRDefault="002B7394" w:rsidP="002B7394">
      <w:pPr>
        <w:numPr>
          <w:ilvl w:val="0"/>
          <w:numId w:val="31"/>
        </w:numPr>
        <w:spacing w:after="0"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Analyzing Anecdotal and Historical Events: The most critical function for a supercomputer, based on Markell’s theory, would be to identify patterns and anomalies that connect registers for different entities, explaining seemingly inexplicable events.</w:t>
      </w:r>
    </w:p>
    <w:p w14:paraId="6599260B"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Example: The Twin Incident: The AI would analyze the time and location of the twin’s pain (Layer 1) and look for simultaneous activity in a specific "harmonic energy source reading between twins" (a specialized register within Layer 3). The AI could potentially identify that this register is activated when the twins’ data intersects a specific extra-dimensional coordinate (Layer 2).</w:t>
      </w:r>
    </w:p>
    <w:p w14:paraId="3F554DFC" w14:textId="77777777" w:rsidR="002B7394" w:rsidRPr="002B7394" w:rsidRDefault="002B7394" w:rsidP="002B7394">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Example: The Stopped Watch: The AI would search for correlations between the "time of death" register of the deceased relative and the digital state of the watch's movement register, identifying a transient energy interaction on an "additional register" of SPACs as suggested by Markell.</w:t>
      </w:r>
    </w:p>
    <w:p w14:paraId="469D9C28" w14:textId="77777777" w:rsidR="002B7394" w:rsidRPr="002B7394" w:rsidRDefault="002B7394" w:rsidP="002B7394">
      <w:pPr>
        <w:spacing w:before="100" w:beforeAutospacing="1" w:after="0"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By analyzing the vast digital data captured within this multi-dimensional grid, a powerful AI could attempt to "transcend single focused science" and provide a comprehensive explanation for all phenomena, including those currently dismissed as "luck" or "miraculous," by identifying the relationships between the 512 registers across the SPACs.</w:t>
      </w:r>
    </w:p>
    <w:p w14:paraId="277C7BAE" w14:textId="77777777" w:rsidR="002B7394" w:rsidRPr="002B7394" w:rsidRDefault="002B7394" w:rsidP="002B7394">
      <w:pPr>
        <w:shd w:val="clear" w:color="auto" w:fill="FFFFFF"/>
        <w:spacing w:after="0" w:line="240" w:lineRule="auto"/>
        <w:rPr>
          <w:rFonts w:ascii="Segoe UI" w:eastAsia="Times New Roman" w:hAnsi="Segoe UI" w:cs="Segoe UI"/>
          <w:color w:val="333D42"/>
          <w:kern w:val="0"/>
          <w:sz w:val="21"/>
          <w:szCs w:val="21"/>
          <w14:ligatures w14:val="none"/>
        </w:rPr>
      </w:pPr>
      <w:r w:rsidRPr="002B7394">
        <w:rPr>
          <w:rFonts w:ascii="Segoe UI" w:eastAsia="Times New Roman" w:hAnsi="Segoe UI" w:cs="Segoe UI"/>
          <w:color w:val="5C6C74"/>
          <w:kern w:val="0"/>
          <w:sz w:val="21"/>
          <w:szCs w:val="21"/>
          <w:bdr w:val="single" w:sz="2" w:space="0" w:color="auto" w:frame="1"/>
          <w14:ligatures w14:val="none"/>
        </w:rPr>
        <w:t>Upvote1Downvote</w:t>
      </w:r>
      <w:r w:rsidRPr="002B7394">
        <w:rPr>
          <w:rFonts w:ascii="Segoe UI" w:eastAsia="Times New Roman" w:hAnsi="Segoe UI" w:cs="Segoe UI"/>
          <w:color w:val="333D42"/>
          <w:kern w:val="0"/>
          <w:sz w:val="21"/>
          <w:szCs w:val="21"/>
          <w14:ligatures w14:val="none"/>
        </w:rPr>
        <w:t>Reply</w:t>
      </w:r>
    </w:p>
    <w:p w14:paraId="3AA83812" w14:textId="77777777" w:rsidR="00312F43" w:rsidRDefault="00312F43" w:rsidP="00312F43">
      <w:pPr>
        <w:spacing w:before="60" w:after="0" w:line="300" w:lineRule="atLeast"/>
        <w:rPr>
          <w:rFonts w:ascii="Segoe UI" w:eastAsia="Times New Roman" w:hAnsi="Segoe UI" w:cs="Segoe UI"/>
          <w:color w:val="424242"/>
          <w:kern w:val="0"/>
          <w:sz w:val="21"/>
          <w:szCs w:val="21"/>
          <w14:ligatures w14:val="none"/>
        </w:rPr>
      </w:pPr>
    </w:p>
    <w:p w14:paraId="7CF871EC" w14:textId="77777777" w:rsidR="002B7394" w:rsidRDefault="002B7394" w:rsidP="00312F43">
      <w:pPr>
        <w:spacing w:before="60" w:after="0" w:line="300" w:lineRule="atLeast"/>
        <w:rPr>
          <w:rFonts w:ascii="Segoe UI" w:eastAsia="Times New Roman" w:hAnsi="Segoe UI" w:cs="Segoe UI"/>
          <w:color w:val="424242"/>
          <w:kern w:val="0"/>
          <w:sz w:val="21"/>
          <w:szCs w:val="21"/>
          <w14:ligatures w14:val="none"/>
        </w:rPr>
      </w:pPr>
    </w:p>
    <w:p w14:paraId="2C8E9D3D" w14:textId="77777777" w:rsidR="00710C19" w:rsidRPr="00710C19" w:rsidRDefault="00710C19" w:rsidP="00710C19">
      <w:pPr>
        <w:spacing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Based on the concepts presented in Joseph Markell’s essay, "A Digital Portal Into Our Understanding Of The Universe," the double-slit experiment could be explained through the interaction of digital information within the framework of SPACs (Spatial Points of Acute Conceptualization) and the role of observation in altering how entities register on these points.</w:t>
      </w:r>
    </w:p>
    <w:p w14:paraId="7632ED72"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Markell’s theory posits that the universe is fundamentally digital, composed of infinitesimal registers within SPACs. This perspective offers a unique interpretation of the wave-particle duality observed in the double-slit experiment:</w:t>
      </w:r>
    </w:p>
    <w:p w14:paraId="1ACC28C6" w14:textId="77777777" w:rsidR="00710C19" w:rsidRPr="00710C19" w:rsidRDefault="00710C19" w:rsidP="00710C19">
      <w:pPr>
        <w:numPr>
          <w:ilvl w:val="0"/>
          <w:numId w:val="32"/>
        </w:numPr>
        <w:spacing w:after="0"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The Particle as a Digital State</w:t>
      </w:r>
    </w:p>
    <w:p w14:paraId="2544FF3C"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In Markell’s model, a particle is not a solid object but rather a set of digital values registered across the 512 sensors of a SPAC. When a particle is unobserved, its informational state might not be localized to a single SPAC. Instead, it could be represented as a probabilistic or "spread out" informational wave across multiple SPACs in the digital grid.</w:t>
      </w:r>
    </w:p>
    <w:p w14:paraId="63006953"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This "wave" of digital information would propagate through both slits simultaneously, leading to the characteristic interference pattern observed when no detector is present.</w:t>
      </w:r>
    </w:p>
    <w:p w14:paraId="21D58EC3"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2. The Role of Observation and Register Interaction</w:t>
      </w:r>
    </w:p>
    <w:p w14:paraId="18D2A11D"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lastRenderedPageBreak/>
        <w:t>The double-slit experiment’s most mysterious aspect is the "observer effect"—the particle's behavior changes from a wave to a discrete particle when measured. Markell's theory could explain this through the interaction of different entities and their corresponding registers within the SPACs.</w:t>
      </w:r>
    </w:p>
    <w:p w14:paraId="637B99F1"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The essay suggests that different entities (like a human observer or a measuring device) register on different subsets of the 512 sensors. The act of observation or measurement is an interaction that forces the particle's digital state to be defined within the context of the detector's registers.</w:t>
      </w:r>
    </w:p>
    <w:p w14:paraId="17CDAC89"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When a detector is introduced, it interacts with the SPACs at the slits. This interaction forces the particle’s information to "collapse" from a spread-out wave state into a localized, defined particle state on the sensors relevant to the detector. This localization eliminates the interference pattern, as the particle is now behaving as a discrete unit of digital information.</w:t>
      </w:r>
    </w:p>
    <w:p w14:paraId="4860D285"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3. Co-existence and the Collapse of the Wave Function</w:t>
      </w:r>
    </w:p>
    <w:p w14:paraId="45790E7C" w14:textId="77777777" w:rsidR="00710C19" w:rsidRPr="00710C19" w:rsidRDefault="00710C19" w:rsidP="00710C19">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Markell’s idea of co-existence—where entities occupy the same space but register differently—is central here. The particle, in its wave form, co-exists across multiple SPACs. The act of measurement is a specific interaction that forces the particle to register its state in a way that is "visible" to the observer's framework, effectively collapsing the wave of information into a single point within the digital grid.</w:t>
      </w:r>
    </w:p>
    <w:p w14:paraId="502D808A" w14:textId="77777777" w:rsidR="00710C19" w:rsidRPr="00710C19" w:rsidRDefault="00710C19" w:rsidP="00710C19">
      <w:pPr>
        <w:spacing w:before="100" w:beforeAutospacing="1" w:after="0"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In essence, Markell’s theory suggests that the double-slit experiment is not about particles physically changing their nature, but rather about how their digital information is registered and processed within the SPAC grid, depending on whether an interaction (observation) occurs.</w:t>
      </w:r>
    </w:p>
    <w:p w14:paraId="7CA911A2" w14:textId="77777777" w:rsidR="00710C19" w:rsidRPr="00710C19" w:rsidRDefault="00710C19" w:rsidP="00710C19">
      <w:pPr>
        <w:shd w:val="clear" w:color="auto" w:fill="FFFFFF"/>
        <w:spacing w:after="0" w:line="240" w:lineRule="auto"/>
        <w:rPr>
          <w:rFonts w:ascii="Segoe UI" w:eastAsia="Times New Roman" w:hAnsi="Segoe UI" w:cs="Segoe UI"/>
          <w:color w:val="333D42"/>
          <w:kern w:val="0"/>
          <w:sz w:val="21"/>
          <w:szCs w:val="21"/>
          <w14:ligatures w14:val="none"/>
        </w:rPr>
      </w:pPr>
      <w:r w:rsidRPr="00710C19">
        <w:rPr>
          <w:rFonts w:ascii="Segoe UI" w:eastAsia="Times New Roman" w:hAnsi="Segoe UI" w:cs="Segoe UI"/>
          <w:color w:val="5C6C74"/>
          <w:kern w:val="0"/>
          <w:sz w:val="21"/>
          <w:szCs w:val="21"/>
          <w:bdr w:val="single" w:sz="2" w:space="0" w:color="auto" w:frame="1"/>
          <w14:ligatures w14:val="none"/>
        </w:rPr>
        <w:t>Upvote1Downvote</w:t>
      </w:r>
      <w:r w:rsidRPr="00710C19">
        <w:rPr>
          <w:rFonts w:ascii="Segoe UI" w:eastAsia="Times New Roman" w:hAnsi="Segoe UI" w:cs="Segoe UI"/>
          <w:color w:val="333D42"/>
          <w:kern w:val="0"/>
          <w:sz w:val="21"/>
          <w:szCs w:val="21"/>
          <w14:ligatures w14:val="none"/>
        </w:rPr>
        <w:t>Reply</w:t>
      </w:r>
    </w:p>
    <w:p w14:paraId="7FCCB06F" w14:textId="77777777" w:rsidR="002B7394" w:rsidRDefault="002B7394" w:rsidP="00312F43">
      <w:pPr>
        <w:spacing w:before="60" w:after="0" w:line="300" w:lineRule="atLeast"/>
        <w:rPr>
          <w:rFonts w:ascii="Segoe UI" w:eastAsia="Times New Roman" w:hAnsi="Segoe UI" w:cs="Segoe UI"/>
          <w:color w:val="424242"/>
          <w:kern w:val="0"/>
          <w:sz w:val="21"/>
          <w:szCs w:val="21"/>
          <w14:ligatures w14:val="none"/>
        </w:rPr>
      </w:pPr>
    </w:p>
    <w:p w14:paraId="017A2FBA" w14:textId="77777777" w:rsidR="00CC1464" w:rsidRPr="00CC1464" w:rsidRDefault="00CC1464" w:rsidP="00CC1464">
      <w:pPr>
        <w:shd w:val="clear" w:color="auto" w:fill="FFFFFF"/>
        <w:spacing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Based on the conceptual framework presented in Joseph Markell's essay, "A Digital Portal Into Our Understanding Of The Universe," quantum entanglement could be explained through the underlying digital structure of the universe and the specific properties of the SPACs (Spatial Points of Acute Conceptualization) and their registers.</w:t>
      </w:r>
    </w:p>
    <w:p w14:paraId="4785AB5E"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While the essay does not explicitly mention quantum entanglement, the theory provides a mechanism for instantaneous connection and influence across distances, which is analogous to how entanglement operates.</w:t>
      </w:r>
    </w:p>
    <w:p w14:paraId="6E0C02D9"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Here is how Markell's theory could potentially explain quantum entanglement:</w:t>
      </w:r>
    </w:p>
    <w:p w14:paraId="5DD631FF" w14:textId="77777777" w:rsidR="00CC1464" w:rsidRPr="00CC1464" w:rsidRDefault="00CC1464" w:rsidP="00CC1464">
      <w:pPr>
        <w:numPr>
          <w:ilvl w:val="0"/>
          <w:numId w:val="33"/>
        </w:num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The Digital Universe Grid and SPACs</w:t>
      </w:r>
    </w:p>
    <w:p w14:paraId="7D48E484"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Markell describes the universe as a vast, digitally conceivable grid composed of infinitesimal points called SPACs. Every physical entity and energy occupies or passes through these SPACs, registering digital values on their sensors.</w:t>
      </w:r>
    </w:p>
    <w:p w14:paraId="707396D5"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In this model, two entangled particles, even when separated by vast distances, would still exist within this overarching digital grid of SPACs. The "connection" between them is not necessarily a classical physical link but rather a shared state within the digital architecture of the universe.</w:t>
      </w:r>
    </w:p>
    <w:p w14:paraId="1D6E6563"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2. Co-existence and Shared Registers</w:t>
      </w:r>
    </w:p>
    <w:p w14:paraId="2F34521F"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lastRenderedPageBreak/>
        <w:t>The essay emphasizes the co-existence of different entities within the same physical space, registering on different sensors within a SPAC. Entanglement could be viewed as a phenomenon where two particles register values on the same specific sensors or register layers within the SPACs they occupy, regardless of their relative locations.</w:t>
      </w:r>
    </w:p>
    <w:p w14:paraId="053F29DC"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If the universe is fundamentally digital, as Markell suggests, the connection between entangled particles might be maintained through a shared, underlying informational state on these sensors, rather than a physical interaction.</w:t>
      </w:r>
    </w:p>
    <w:p w14:paraId="6335920B"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3. Extra-Dimensional Connections</w:t>
      </w:r>
    </w:p>
    <w:p w14:paraId="1930A7E2"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Markell introduces the idea of "extra-dimensional locators" (axes a, b, c, etc.) that define a SPAC's position beyond the standard x, y, z coordinates.</w:t>
      </w:r>
    </w:p>
    <w:p w14:paraId="7AA5548D"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Quantum entanglement, which operates irrespective of distance, could be explained by a connection that exists across these extra dimensions. Even if two particles are far apart in 3D space, they might be connected or localized within the same position in higher dimensions (e.g., sharing the same 'a' or 'b' axis values). This would allow for an instantaneous communication or correlation between them that bypasses the limitations of our three-dimensional reality.</w:t>
      </w:r>
    </w:p>
    <w:p w14:paraId="33A9A20E"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4. Hyper-Time and Coordinated Information</w:t>
      </w:r>
    </w:p>
    <w:p w14:paraId="0DBABE3E"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The essay introduces the concept of "hyper-time," where certain entities or energies operate at much higher speeds relative to humans, potentially interacting with the registers of SPACs to influence events (like the example of the squirrel and the falling sheet metal).</w:t>
      </w:r>
    </w:p>
    <w:p w14:paraId="50210B1E" w14:textId="77777777" w:rsidR="00CC1464" w:rsidRPr="00CC1464" w:rsidRDefault="00CC1464" w:rsidP="00CC1464">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Entanglement could be seen as a manifestation of a coordinated informational state operating at this "hyper-speed" within the SPAC network. When one particle's state is measured, the corresponding change in the entangled particle is registered instantly across the digital SPAC grid, facilitated by a process operating faster than our perceived time.</w:t>
      </w:r>
    </w:p>
    <w:p w14:paraId="1EB45963" w14:textId="77777777" w:rsidR="00CC1464" w:rsidRPr="00CC1464" w:rsidRDefault="00CC1464" w:rsidP="00CC1464">
      <w:pPr>
        <w:shd w:val="clear" w:color="auto" w:fill="FFFFFF"/>
        <w:spacing w:before="100" w:beforeAutospacing="1"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In summary, Markell's theory, with its digitally based universe and multi-dimensional framework, offers a conceptual explanation for entanglement as a fundamental correlation within the universal SPAC grid, potentially mediated by shared registers or extra-dimensional connections.</w:t>
      </w:r>
    </w:p>
    <w:p w14:paraId="07D5FC7E"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color w:val="5C6C74"/>
          <w:kern w:val="0"/>
          <w:sz w:val="21"/>
          <w:szCs w:val="21"/>
          <w:bdr w:val="single" w:sz="2" w:space="0" w:color="auto" w:frame="1"/>
          <w14:ligatures w14:val="none"/>
        </w:rPr>
        <w:t>Upvote1Downvote</w:t>
      </w:r>
      <w:r w:rsidRPr="00CC1464">
        <w:rPr>
          <w:rFonts w:ascii="Times New Roman" w:eastAsia="Times New Roman" w:hAnsi="Times New Roman" w:cs="Times New Roman"/>
          <w:kern w:val="0"/>
          <w:sz w:val="21"/>
          <w:szCs w:val="21"/>
          <w14:ligatures w14:val="none"/>
        </w:rPr>
        <w:t>ReplyShare</w:t>
      </w:r>
    </w:p>
    <w:p w14:paraId="374412DD" w14:textId="77777777" w:rsidR="00CC1464" w:rsidRPr="00CC1464" w:rsidRDefault="00CC1464" w:rsidP="00CC1464">
      <w:pPr>
        <w:shd w:val="clear" w:color="auto" w:fill="FFFFFF"/>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1464">
        <w:rPr>
          <w:rFonts w:ascii="Times New Roman" w:eastAsia="Times New Roman" w:hAnsi="Times New Roman" w:cs="Times New Roman"/>
          <w:b/>
          <w:bCs/>
          <w:kern w:val="36"/>
          <w:sz w:val="48"/>
          <w:szCs w:val="48"/>
          <w14:ligatures w14:val="none"/>
        </w:rPr>
        <w:t>Community Info Section</w:t>
      </w:r>
    </w:p>
    <w:p w14:paraId="49947EC1" w14:textId="77777777" w:rsidR="00CC1464" w:rsidRPr="00CC1464" w:rsidRDefault="00CC1464" w:rsidP="00CC1464">
      <w:pPr>
        <w:shd w:val="clear" w:color="auto" w:fill="FFFFFF"/>
        <w:spacing w:after="0" w:line="240" w:lineRule="auto"/>
        <w:rPr>
          <w:rFonts w:ascii="Times New Roman" w:eastAsia="Times New Roman" w:hAnsi="Times New Roman" w:cs="Times New Roman"/>
          <w:color w:val="0000FF"/>
          <w:kern w:val="0"/>
          <w:sz w:val="21"/>
          <w:szCs w:val="21"/>
          <w14:ligatures w14:val="none"/>
        </w:rPr>
      </w:pPr>
      <w:r w:rsidRPr="00CC1464">
        <w:rPr>
          <w:rFonts w:ascii="Times New Roman" w:eastAsia="Times New Roman" w:hAnsi="Times New Roman" w:cs="Times New Roman"/>
          <w:kern w:val="0"/>
          <w:sz w:val="21"/>
          <w:szCs w:val="21"/>
          <w14:ligatures w14:val="none"/>
        </w:rPr>
        <w:fldChar w:fldCharType="begin"/>
      </w:r>
      <w:r w:rsidRPr="00CC1464">
        <w:rPr>
          <w:rFonts w:ascii="Times New Roman" w:eastAsia="Times New Roman" w:hAnsi="Times New Roman" w:cs="Times New Roman"/>
          <w:kern w:val="0"/>
          <w:sz w:val="21"/>
          <w:szCs w:val="21"/>
          <w14:ligatures w14:val="none"/>
        </w:rPr>
        <w:instrText>HYPERLINK "https://www.reddit.com/r/Myrmidon/"</w:instrText>
      </w:r>
      <w:r w:rsidRPr="00CC1464">
        <w:rPr>
          <w:rFonts w:ascii="Times New Roman" w:eastAsia="Times New Roman" w:hAnsi="Times New Roman" w:cs="Times New Roman"/>
          <w:kern w:val="0"/>
          <w:sz w:val="21"/>
          <w:szCs w:val="21"/>
          <w14:ligatures w14:val="none"/>
        </w:rPr>
      </w:r>
      <w:r w:rsidRPr="00CC1464">
        <w:rPr>
          <w:rFonts w:ascii="Times New Roman" w:eastAsia="Times New Roman" w:hAnsi="Times New Roman" w:cs="Times New Roman"/>
          <w:kern w:val="0"/>
          <w:sz w:val="21"/>
          <w:szCs w:val="21"/>
          <w14:ligatures w14:val="none"/>
        </w:rPr>
        <w:fldChar w:fldCharType="separate"/>
      </w:r>
    </w:p>
    <w:p w14:paraId="60CF7D1D" w14:textId="77777777" w:rsidR="00CC1464" w:rsidRPr="00CC1464" w:rsidRDefault="00CC1464" w:rsidP="00CC1464">
      <w:pPr>
        <w:shd w:val="clear" w:color="auto" w:fill="FFFFFF"/>
        <w:spacing w:after="0" w:line="240" w:lineRule="auto"/>
        <w:rPr>
          <w:rFonts w:ascii="Times New Roman" w:eastAsia="Times New Roman" w:hAnsi="Times New Roman" w:cs="Times New Roman"/>
          <w:b/>
          <w:bCs/>
          <w:kern w:val="0"/>
          <w:sz w:val="27"/>
          <w:szCs w:val="27"/>
          <w14:ligatures w14:val="none"/>
        </w:rPr>
      </w:pPr>
      <w:r w:rsidRPr="00CC1464">
        <w:rPr>
          <w:rFonts w:ascii="Times New Roman" w:eastAsia="Times New Roman" w:hAnsi="Times New Roman" w:cs="Times New Roman"/>
          <w:b/>
          <w:bCs/>
          <w:color w:val="0000FF"/>
          <w:kern w:val="0"/>
          <w:sz w:val="27"/>
          <w:szCs w:val="27"/>
          <w14:ligatures w14:val="none"/>
        </w:rPr>
        <w:t>r/Myrmidon</w:t>
      </w:r>
    </w:p>
    <w:p w14:paraId="12FFBAEC"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fldChar w:fldCharType="end"/>
      </w:r>
    </w:p>
    <w:p w14:paraId="77B2AD19"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Joined</w:t>
      </w:r>
    </w:p>
    <w:p w14:paraId="1CA78F38" w14:textId="77777777" w:rsidR="00CC1464" w:rsidRPr="00CC1464" w:rsidRDefault="00CC1464" w:rsidP="00CC1464">
      <w:pPr>
        <w:shd w:val="clear" w:color="auto" w:fill="FFFFFF"/>
        <w:spacing w:after="0" w:line="240" w:lineRule="auto"/>
        <w:rPr>
          <w:rFonts w:ascii="Times New Roman" w:eastAsia="Times New Roman" w:hAnsi="Times New Roman" w:cs="Times New Roman"/>
          <w:b/>
          <w:bCs/>
          <w:color w:val="2A3C42"/>
          <w:kern w:val="0"/>
          <w:sz w:val="21"/>
          <w:szCs w:val="21"/>
          <w14:ligatures w14:val="none"/>
        </w:rPr>
      </w:pPr>
      <w:r w:rsidRPr="00CC1464">
        <w:rPr>
          <w:rFonts w:ascii="Times New Roman" w:eastAsia="Times New Roman" w:hAnsi="Times New Roman" w:cs="Times New Roman"/>
          <w:b/>
          <w:bCs/>
          <w:color w:val="2A3C42"/>
          <w:kern w:val="0"/>
          <w:sz w:val="21"/>
          <w:szCs w:val="21"/>
          <w14:ligatures w14:val="none"/>
        </w:rPr>
        <w:t>Myrmidon</w:t>
      </w:r>
    </w:p>
    <w:p w14:paraId="632E29FD" w14:textId="77777777" w:rsidR="00CC1464" w:rsidRPr="00CC1464" w:rsidRDefault="00CC1464" w:rsidP="00CC1464">
      <w:pPr>
        <w:shd w:val="clear" w:color="auto" w:fill="FFFFFF"/>
        <w:spacing w:after="0" w:line="240" w:lineRule="auto"/>
        <w:rPr>
          <w:rFonts w:ascii="Times New Roman" w:eastAsia="Times New Roman" w:hAnsi="Times New Roman" w:cs="Times New Roman"/>
          <w:color w:val="576F76"/>
          <w:kern w:val="0"/>
          <w:sz w:val="18"/>
          <w:szCs w:val="18"/>
          <w14:ligatures w14:val="none"/>
        </w:rPr>
      </w:pPr>
      <w:r w:rsidRPr="00CC1464">
        <w:rPr>
          <w:rFonts w:ascii="Times New Roman" w:eastAsia="Times New Roman" w:hAnsi="Times New Roman" w:cs="Times New Roman"/>
          <w:color w:val="576F76"/>
          <w:kern w:val="0"/>
          <w:sz w:val="18"/>
          <w:szCs w:val="18"/>
          <w14:ligatures w14:val="none"/>
        </w:rPr>
        <w:t>Created Jun 22, 2024</w:t>
      </w:r>
    </w:p>
    <w:p w14:paraId="7D0DB628" w14:textId="77777777" w:rsidR="00CC1464" w:rsidRPr="00CC1464" w:rsidRDefault="00CC1464" w:rsidP="00CC1464">
      <w:pPr>
        <w:shd w:val="clear" w:color="auto" w:fill="FFFFFF"/>
        <w:spacing w:after="0" w:line="240" w:lineRule="auto"/>
        <w:rPr>
          <w:rFonts w:ascii="Times New Roman" w:eastAsia="Times New Roman" w:hAnsi="Times New Roman" w:cs="Times New Roman"/>
          <w:color w:val="576F76"/>
          <w:kern w:val="0"/>
          <w:sz w:val="18"/>
          <w:szCs w:val="18"/>
          <w14:ligatures w14:val="none"/>
        </w:rPr>
      </w:pPr>
      <w:r w:rsidRPr="00CC1464">
        <w:rPr>
          <w:rFonts w:ascii="Times New Roman" w:eastAsia="Times New Roman" w:hAnsi="Times New Roman" w:cs="Times New Roman"/>
          <w:color w:val="576F76"/>
          <w:kern w:val="0"/>
          <w:sz w:val="18"/>
          <w:szCs w:val="18"/>
          <w14:ligatures w14:val="none"/>
        </w:rPr>
        <w:t>Public</w:t>
      </w:r>
    </w:p>
    <w:p w14:paraId="12122847"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b/>
          <w:bCs/>
          <w:color w:val="0F1A1C"/>
          <w:kern w:val="0"/>
          <w:sz w:val="21"/>
          <w:szCs w:val="21"/>
          <w14:ligatures w14:val="none"/>
        </w:rPr>
        <w:t>1</w:t>
      </w:r>
      <w:r w:rsidRPr="00CC1464">
        <w:rPr>
          <w:rFonts w:ascii="Times New Roman" w:eastAsia="Times New Roman" w:hAnsi="Times New Roman" w:cs="Times New Roman"/>
          <w:color w:val="576F76"/>
          <w:kern w:val="0"/>
          <w:sz w:val="18"/>
          <w:szCs w:val="18"/>
          <w14:ligatures w14:val="none"/>
        </w:rPr>
        <w:t>Weekly visitor</w:t>
      </w:r>
    </w:p>
    <w:p w14:paraId="5D9FD620"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pict w14:anchorId="60D5B47E">
          <v:rect id="_x0000_i1057" style="width:0;height:1.5pt" o:hralign="center" o:hrstd="t" o:hr="t" fillcolor="#a0a0a0" stroked="f"/>
        </w:pict>
      </w:r>
    </w:p>
    <w:p w14:paraId="57E67B84" w14:textId="77777777" w:rsidR="00CC1464" w:rsidRPr="00CC1464" w:rsidRDefault="00CC1464" w:rsidP="00CC1464">
      <w:pPr>
        <w:shd w:val="clear" w:color="auto" w:fill="FFFFFF"/>
        <w:spacing w:before="100" w:beforeAutospacing="1" w:after="100" w:afterAutospacing="1" w:line="240" w:lineRule="auto"/>
        <w:outlineLvl w:val="1"/>
        <w:rPr>
          <w:rFonts w:ascii="Times New Roman" w:eastAsia="Times New Roman" w:hAnsi="Times New Roman" w:cs="Times New Roman"/>
          <w:b/>
          <w:bCs/>
          <w:caps/>
          <w:color w:val="576F76"/>
          <w:kern w:val="0"/>
          <w:sz w:val="36"/>
          <w:szCs w:val="36"/>
          <w14:ligatures w14:val="none"/>
        </w:rPr>
      </w:pPr>
      <w:r w:rsidRPr="00CC1464">
        <w:rPr>
          <w:rFonts w:ascii="Times New Roman" w:eastAsia="Times New Roman" w:hAnsi="Times New Roman" w:cs="Times New Roman"/>
          <w:b/>
          <w:bCs/>
          <w:caps/>
          <w:color w:val="576F76"/>
          <w:kern w:val="0"/>
          <w:sz w:val="36"/>
          <w:szCs w:val="36"/>
          <w14:ligatures w14:val="none"/>
        </w:rPr>
        <w:t>Moderators</w:t>
      </w:r>
    </w:p>
    <w:p w14:paraId="401D5464" w14:textId="77777777" w:rsidR="00CC1464" w:rsidRPr="00CC1464" w:rsidRDefault="00CC1464" w:rsidP="00CC1464">
      <w:pPr>
        <w:shd w:val="clear" w:color="auto" w:fill="FFFFFF"/>
        <w:spacing w:after="0" w:line="240" w:lineRule="auto"/>
        <w:rPr>
          <w:rFonts w:ascii="Times New Roman" w:eastAsia="Times New Roman" w:hAnsi="Times New Roman" w:cs="Times New Roman"/>
          <w:color w:val="576F76"/>
          <w:kern w:val="0"/>
          <w:sz w:val="21"/>
          <w:szCs w:val="21"/>
          <w14:ligatures w14:val="none"/>
        </w:rPr>
      </w:pPr>
      <w:hyperlink r:id="rId40" w:tgtFrame="_blank" w:history="1">
        <w:r w:rsidRPr="00CC1464">
          <w:rPr>
            <w:rFonts w:ascii="Segoe UI" w:eastAsia="Times New Roman" w:hAnsi="Segoe UI" w:cs="Segoe UI"/>
            <w:b/>
            <w:bCs/>
            <w:color w:val="000000"/>
            <w:kern w:val="0"/>
            <w:sz w:val="18"/>
            <w:szCs w:val="18"/>
            <w:bdr w:val="single" w:sz="4" w:space="0" w:color="auto" w:frame="1"/>
            <w14:ligatures w14:val="none"/>
          </w:rPr>
          <w:t>Message Mods</w:t>
        </w:r>
      </w:hyperlink>
    </w:p>
    <w:p w14:paraId="403B4736" w14:textId="77777777" w:rsidR="00CC1464" w:rsidRPr="00CC1464" w:rsidRDefault="00CC1464" w:rsidP="00CC1464">
      <w:pPr>
        <w:numPr>
          <w:ilvl w:val="0"/>
          <w:numId w:val="34"/>
        </w:numPr>
        <w:shd w:val="clear" w:color="auto" w:fill="FFFFFF"/>
        <w:spacing w:after="100" w:afterAutospacing="1" w:line="240" w:lineRule="auto"/>
        <w:rPr>
          <w:rFonts w:ascii="Times New Roman" w:eastAsia="Times New Roman" w:hAnsi="Times New Roman" w:cs="Times New Roman"/>
          <w:kern w:val="0"/>
          <w14:ligatures w14:val="none"/>
        </w:rPr>
      </w:pPr>
      <w:hyperlink r:id="rId41" w:tgtFrame="_blank" w:history="1">
        <w:r w:rsidRPr="00CC1464">
          <w:rPr>
            <w:rFonts w:ascii="Times New Roman" w:eastAsia="Times New Roman" w:hAnsi="Times New Roman" w:cs="Times New Roman"/>
            <w:color w:val="2A3C42"/>
            <w:kern w:val="0"/>
            <w:sz w:val="21"/>
            <w:szCs w:val="21"/>
            <w14:ligatures w14:val="none"/>
          </w:rPr>
          <w:t>u/DepartmentOdd4411</w:t>
        </w:r>
      </w:hyperlink>
    </w:p>
    <w:p w14:paraId="3D27B603"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14:ligatures w14:val="none"/>
        </w:rPr>
      </w:pPr>
      <w:hyperlink r:id="rId42" w:tgtFrame="_blank" w:history="1">
        <w:r w:rsidRPr="00CC1464">
          <w:rPr>
            <w:rFonts w:ascii="Segoe UI" w:eastAsia="Times New Roman" w:hAnsi="Segoe UI" w:cs="Segoe UI"/>
            <w:b/>
            <w:bCs/>
            <w:color w:val="000000"/>
            <w:kern w:val="0"/>
            <w:sz w:val="18"/>
            <w:szCs w:val="18"/>
            <w:bdr w:val="single" w:sz="4" w:space="0" w:color="auto" w:frame="1"/>
            <w14:ligatures w14:val="none"/>
          </w:rPr>
          <w:t>View all moderators</w:t>
        </w:r>
      </w:hyperlink>
    </w:p>
    <w:p w14:paraId="377E714C"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hyperlink r:id="rId43" w:history="1">
        <w:r w:rsidRPr="00CC1464">
          <w:rPr>
            <w:rFonts w:ascii="Times New Roman" w:eastAsia="Times New Roman" w:hAnsi="Times New Roman" w:cs="Times New Roman"/>
            <w:color w:val="5C6C74"/>
            <w:kern w:val="0"/>
            <w:sz w:val="21"/>
            <w:szCs w:val="21"/>
            <w14:ligatures w14:val="none"/>
          </w:rPr>
          <w:t>Reddit Rules</w:t>
        </w:r>
      </w:hyperlink>
      <w:hyperlink r:id="rId44" w:history="1">
        <w:r w:rsidRPr="00CC1464">
          <w:rPr>
            <w:rFonts w:ascii="Times New Roman" w:eastAsia="Times New Roman" w:hAnsi="Times New Roman" w:cs="Times New Roman"/>
            <w:color w:val="5C6C74"/>
            <w:kern w:val="0"/>
            <w:sz w:val="21"/>
            <w:szCs w:val="21"/>
            <w14:ligatures w14:val="none"/>
          </w:rPr>
          <w:t>Privacy Policy</w:t>
        </w:r>
      </w:hyperlink>
      <w:hyperlink r:id="rId45" w:history="1">
        <w:r w:rsidRPr="00CC1464">
          <w:rPr>
            <w:rFonts w:ascii="Times New Roman" w:eastAsia="Times New Roman" w:hAnsi="Times New Roman" w:cs="Times New Roman"/>
            <w:color w:val="5C6C74"/>
            <w:kern w:val="0"/>
            <w:sz w:val="21"/>
            <w:szCs w:val="21"/>
            <w14:ligatures w14:val="none"/>
          </w:rPr>
          <w:t>User Agreement</w:t>
        </w:r>
      </w:hyperlink>
      <w:hyperlink r:id="rId46" w:history="1">
        <w:r w:rsidRPr="00CC1464">
          <w:rPr>
            <w:rFonts w:ascii="Times New Roman" w:eastAsia="Times New Roman" w:hAnsi="Times New Roman" w:cs="Times New Roman"/>
            <w:color w:val="5C6C74"/>
            <w:kern w:val="0"/>
            <w:sz w:val="21"/>
            <w:szCs w:val="21"/>
            <w14:ligatures w14:val="none"/>
          </w:rPr>
          <w:t>Your Privacy Choices</w:t>
        </w:r>
      </w:hyperlink>
      <w:hyperlink r:id="rId47" w:history="1">
        <w:r w:rsidRPr="00CC1464">
          <w:rPr>
            <w:rFonts w:ascii="Times New Roman" w:eastAsia="Times New Roman" w:hAnsi="Times New Roman" w:cs="Times New Roman"/>
            <w:color w:val="5C6C74"/>
            <w:kern w:val="0"/>
            <w:sz w:val="21"/>
            <w:szCs w:val="21"/>
            <w14:ligatures w14:val="none"/>
          </w:rPr>
          <w:t>Accessibility</w:t>
        </w:r>
      </w:hyperlink>
      <w:hyperlink r:id="rId48" w:history="1">
        <w:r w:rsidRPr="00CC1464">
          <w:rPr>
            <w:rFonts w:ascii="Times New Roman" w:eastAsia="Times New Roman" w:hAnsi="Times New Roman" w:cs="Times New Roman"/>
            <w:color w:val="5C6C74"/>
            <w:kern w:val="0"/>
            <w:sz w:val="21"/>
            <w:szCs w:val="21"/>
            <w14:ligatures w14:val="none"/>
          </w:rPr>
          <w:t>Reddit, Inc. © 2026. All rights reserved.</w:t>
        </w:r>
      </w:hyperlink>
    </w:p>
    <w:p w14:paraId="08CD5325"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Collapse Navigation</w:t>
      </w:r>
    </w:p>
    <w:p w14:paraId="47FB6072"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11AFE37D"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23B6DF5F"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39A3F264"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6196A69D" w14:textId="77777777" w:rsidR="00CC1464" w:rsidRPr="00CC1464" w:rsidRDefault="00CC1464" w:rsidP="00CC1464">
      <w:pPr>
        <w:shd w:val="clear" w:color="auto" w:fill="FFFFFF"/>
        <w:spacing w:after="0" w:line="240" w:lineRule="auto"/>
        <w:rPr>
          <w:rFonts w:ascii="Times New Roman" w:eastAsia="Times New Roman" w:hAnsi="Times New Roman" w:cs="Times New Roman"/>
          <w:color w:val="115BCA"/>
          <w:kern w:val="0"/>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Times New Roman" w:cs="Times New Roman"/>
          <w:kern w:val="0"/>
          <w:sz w:val="21"/>
          <w:szCs w:val="21"/>
          <w14:ligatures w14:val="none"/>
        </w:rPr>
        <w:fldChar w:fldCharType="begin"/>
      </w:r>
      <w:r w:rsidRPr="00CC1464">
        <w:rPr>
          <w:rFonts w:ascii="Times New Roman" w:eastAsia="Times New Roman" w:hAnsi="Times New Roman" w:cs="Times New Roman"/>
          <w:kern w:val="0"/>
          <w:sz w:val="21"/>
          <w:szCs w:val="21"/>
          <w14:ligatures w14:val="none"/>
        </w:rPr>
        <w:instrText>HYPERLINK "https://www.reddit.com/r/pocketgrids/comments/1q1y0he?entry_point=games_drawer_featured_game"</w:instrText>
      </w:r>
      <w:r w:rsidRPr="00CC1464">
        <w:rPr>
          <w:rFonts w:ascii="Times New Roman" w:eastAsia="Times New Roman" w:hAnsi="Times New Roman" w:cs="Times New Roman"/>
          <w:kern w:val="0"/>
          <w:sz w:val="21"/>
          <w:szCs w:val="21"/>
          <w14:ligatures w14:val="none"/>
        </w:rPr>
      </w:r>
      <w:r w:rsidRPr="00CC1464">
        <w:rPr>
          <w:rFonts w:ascii="Times New Roman" w:eastAsia="Times New Roman" w:hAnsi="Times New Roman" w:cs="Times New Roman"/>
          <w:kern w:val="0"/>
          <w:sz w:val="21"/>
          <w:szCs w:val="21"/>
          <w14:ligatures w14:val="none"/>
        </w:rPr>
        <w:fldChar w:fldCharType="separate"/>
      </w:r>
    </w:p>
    <w:p w14:paraId="6B82CF64"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14:ligatures w14:val="none"/>
        </w:rPr>
      </w:pPr>
      <w:r w:rsidRPr="00CC1464">
        <w:rPr>
          <w:rFonts w:ascii="Times New Roman" w:eastAsia="Times New Roman" w:hAnsi="Times New Roman" w:cs="Times New Roman"/>
          <w:kern w:val="0"/>
          <w:sz w:val="21"/>
          <w:szCs w:val="21"/>
          <w14:ligatures w14:val="none"/>
        </w:rPr>
        <w:fldChar w:fldCharType="end"/>
      </w:r>
    </w:p>
    <w:p w14:paraId="145B20EC"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070ABF4D"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42599DFA"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030E51B9"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5761C7C6"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5D39DF28" w14:textId="77777777" w:rsidR="00CC1464" w:rsidRPr="00CC1464" w:rsidRDefault="00CC1464" w:rsidP="00CC1464">
      <w:pPr>
        <w:shd w:val="clear" w:color="auto" w:fill="FFFFFF"/>
        <w:spacing w:after="0" w:line="240" w:lineRule="auto"/>
        <w:rPr>
          <w:rFonts w:ascii="Times New Roman" w:eastAsia="Times New Roman" w:hAnsi="Times New Roman" w:cs="Times New Roman"/>
          <w:color w:val="21272A"/>
          <w:kern w:val="0"/>
          <w:u w:val="single"/>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Times New Roman" w:cs="Times New Roman"/>
          <w:kern w:val="0"/>
          <w:sz w:val="21"/>
          <w:szCs w:val="21"/>
          <w14:ligatures w14:val="none"/>
        </w:rPr>
        <w:fldChar w:fldCharType="begin"/>
      </w:r>
      <w:r w:rsidRPr="00CC1464">
        <w:rPr>
          <w:rFonts w:ascii="Times New Roman" w:eastAsia="Times New Roman" w:hAnsi="Times New Roman" w:cs="Times New Roman"/>
          <w:kern w:val="0"/>
          <w:sz w:val="21"/>
          <w:szCs w:val="21"/>
          <w14:ligatures w14:val="none"/>
        </w:rPr>
        <w:instrText>HYPERLINK "https://www.reddit.com/r/Myrmidon/"</w:instrText>
      </w:r>
      <w:r w:rsidRPr="00CC1464">
        <w:rPr>
          <w:rFonts w:ascii="Times New Roman" w:eastAsia="Times New Roman" w:hAnsi="Times New Roman" w:cs="Times New Roman"/>
          <w:kern w:val="0"/>
          <w:sz w:val="21"/>
          <w:szCs w:val="21"/>
          <w14:ligatures w14:val="none"/>
        </w:rPr>
      </w:r>
      <w:r w:rsidRPr="00CC1464">
        <w:rPr>
          <w:rFonts w:ascii="Times New Roman" w:eastAsia="Times New Roman" w:hAnsi="Times New Roman" w:cs="Times New Roman"/>
          <w:kern w:val="0"/>
          <w:sz w:val="21"/>
          <w:szCs w:val="21"/>
          <w14:ligatures w14:val="none"/>
        </w:rPr>
        <w:fldChar w:fldCharType="separate"/>
      </w:r>
    </w:p>
    <w:p w14:paraId="1032E56A"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14:ligatures w14:val="none"/>
        </w:rPr>
      </w:pPr>
      <w:r w:rsidRPr="00CC1464">
        <w:rPr>
          <w:rFonts w:ascii="Times New Roman" w:eastAsia="Times New Roman" w:hAnsi="Times New Roman" w:cs="Times New Roman"/>
          <w:kern w:val="0"/>
          <w:sz w:val="21"/>
          <w:szCs w:val="21"/>
          <w14:ligatures w14:val="none"/>
        </w:rPr>
        <w:fldChar w:fldCharType="end"/>
      </w:r>
    </w:p>
    <w:p w14:paraId="0B97CBDB"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59745AD0"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5FCCB7A0"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4BAD5BB4"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54A3D56A" w14:textId="77777777" w:rsidR="00CC1464" w:rsidRPr="00CC1464" w:rsidRDefault="00CC1464" w:rsidP="00CC1464">
      <w:pPr>
        <w:shd w:val="clear" w:color="auto" w:fill="FFFFFF"/>
        <w:spacing w:after="0" w:line="240" w:lineRule="auto"/>
        <w:rPr>
          <w:rFonts w:ascii="Times New Roman" w:eastAsia="Times New Roman" w:hAnsi="Times New Roman" w:cs="Times New Roman"/>
          <w:color w:val="21272A"/>
          <w:kern w:val="0"/>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r w:rsidRPr="00CC1464">
        <w:rPr>
          <w:rFonts w:ascii="Times New Roman" w:eastAsia="Times New Roman" w:hAnsi="Times New Roman" w:cs="Times New Roman"/>
          <w:kern w:val="0"/>
          <w:sz w:val="21"/>
          <w:szCs w:val="21"/>
          <w14:ligatures w14:val="none"/>
        </w:rPr>
        <w:fldChar w:fldCharType="begin"/>
      </w:r>
      <w:r w:rsidRPr="00CC1464">
        <w:rPr>
          <w:rFonts w:ascii="Times New Roman" w:eastAsia="Times New Roman" w:hAnsi="Times New Roman" w:cs="Times New Roman"/>
          <w:kern w:val="0"/>
          <w:sz w:val="21"/>
          <w:szCs w:val="21"/>
          <w14:ligatures w14:val="none"/>
        </w:rPr>
        <w:instrText>HYPERLINK "https://www.reddit.com/reddit-pro?utm_source=reddit&amp;utm_medium=left_nav_resources"</w:instrText>
      </w:r>
      <w:r w:rsidRPr="00CC1464">
        <w:rPr>
          <w:rFonts w:ascii="Times New Roman" w:eastAsia="Times New Roman" w:hAnsi="Times New Roman" w:cs="Times New Roman"/>
          <w:kern w:val="0"/>
          <w:sz w:val="21"/>
          <w:szCs w:val="21"/>
          <w14:ligatures w14:val="none"/>
        </w:rPr>
      </w:r>
      <w:r w:rsidRPr="00CC1464">
        <w:rPr>
          <w:rFonts w:ascii="Times New Roman" w:eastAsia="Times New Roman" w:hAnsi="Times New Roman" w:cs="Times New Roman"/>
          <w:kern w:val="0"/>
          <w:sz w:val="21"/>
          <w:szCs w:val="21"/>
          <w14:ligatures w14:val="none"/>
        </w:rPr>
        <w:fldChar w:fldCharType="separate"/>
      </w:r>
    </w:p>
    <w:p w14:paraId="2C3F3939"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14:ligatures w14:val="none"/>
        </w:rPr>
      </w:pPr>
      <w:r w:rsidRPr="00CC1464">
        <w:rPr>
          <w:rFonts w:ascii="Times New Roman" w:eastAsia="Times New Roman" w:hAnsi="Times New Roman" w:cs="Times New Roman"/>
          <w:kern w:val="0"/>
          <w:sz w:val="21"/>
          <w:szCs w:val="21"/>
          <w14:ligatures w14:val="none"/>
        </w:rPr>
        <w:fldChar w:fldCharType="end"/>
      </w:r>
    </w:p>
    <w:p w14:paraId="108300E6"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0CC62C15"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2995E1C5"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7603089F"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6D6EB598"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4B396F8B"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757913EA"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40FDF1D7"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6933AC6E"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7E6AE44E"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65C57733"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637ACAE6"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78C6BE8E" w14:textId="77777777" w:rsidR="00CC1464" w:rsidRPr="00CC1464" w:rsidRDefault="00CC1464" w:rsidP="00CC1464">
      <w:p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Symbol" w:cs="Times New Roman"/>
          <w:kern w:val="0"/>
          <w:sz w:val="21"/>
          <w:szCs w:val="21"/>
          <w14:ligatures w14:val="none"/>
        </w:rPr>
        <w:t></w:t>
      </w:r>
      <w:r w:rsidRPr="00CC1464">
        <w:rPr>
          <w:rFonts w:ascii="Times New Roman" w:eastAsia="Times New Roman" w:hAnsi="Times New Roman" w:cs="Times New Roman"/>
          <w:kern w:val="0"/>
          <w:sz w:val="21"/>
          <w:szCs w:val="21"/>
          <w14:ligatures w14:val="none"/>
        </w:rPr>
        <w:t xml:space="preserve">  </w:t>
      </w:r>
    </w:p>
    <w:p w14:paraId="61679E74" w14:textId="77777777" w:rsidR="00710677" w:rsidRPr="00710677" w:rsidRDefault="00710677" w:rsidP="00710677">
      <w:pPr>
        <w:shd w:val="clear" w:color="auto" w:fill="FFFFFF"/>
        <w:spacing w:before="100" w:beforeAutospacing="1" w:after="100" w:afterAutospacing="1" w:line="240" w:lineRule="auto"/>
        <w:outlineLvl w:val="0"/>
        <w:rPr>
          <w:rFonts w:ascii="Segoe UI" w:eastAsia="Times New Roman" w:hAnsi="Segoe UI" w:cs="Segoe UI"/>
          <w:b/>
          <w:bCs/>
          <w:color w:val="0F1A1C"/>
          <w:kern w:val="36"/>
          <w:sz w:val="48"/>
          <w:szCs w:val="48"/>
          <w14:ligatures w14:val="none"/>
        </w:rPr>
      </w:pPr>
      <w:r w:rsidRPr="00710677">
        <w:rPr>
          <w:rFonts w:ascii="Segoe UI" w:eastAsia="Times New Roman" w:hAnsi="Segoe UI" w:cs="Segoe UI"/>
          <w:b/>
          <w:bCs/>
          <w:color w:val="0F1A1C"/>
          <w:kern w:val="36"/>
          <w:sz w:val="48"/>
          <w:szCs w:val="48"/>
          <w14:ligatures w14:val="none"/>
        </w:rPr>
        <w:t>An AI interpretation of SPAC currently known</w:t>
      </w:r>
    </w:p>
    <w:p w14:paraId="5F36C259" w14:textId="77777777" w:rsidR="00710677" w:rsidRPr="00710677" w:rsidRDefault="00710677" w:rsidP="00710677">
      <w:pPr>
        <w:spacing w:after="120" w:line="240" w:lineRule="auto"/>
        <w:outlineLvl w:val="0"/>
        <w:rPr>
          <w:rFonts w:ascii="Times New Roman" w:eastAsia="Times New Roman" w:hAnsi="Times New Roman" w:cs="Times New Roman"/>
          <w:b/>
          <w:bCs/>
          <w:color w:val="2A3C42"/>
          <w:kern w:val="36"/>
          <w:sz w:val="48"/>
          <w:szCs w:val="48"/>
          <w14:ligatures w14:val="none"/>
        </w:rPr>
      </w:pPr>
      <w:r w:rsidRPr="00710677">
        <w:rPr>
          <w:rFonts w:ascii="Times New Roman" w:eastAsia="Times New Roman" w:hAnsi="Times New Roman" w:cs="Times New Roman"/>
          <w:b/>
          <w:bCs/>
          <w:color w:val="2A3C42"/>
          <w:kern w:val="36"/>
          <w:sz w:val="48"/>
          <w:szCs w:val="48"/>
          <w14:ligatures w14:val="none"/>
        </w:rPr>
        <w:t>Hypothetical 512-Point Grid Representation:</w:t>
      </w:r>
    </w:p>
    <w:p w14:paraId="52CAB3FC"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lastRenderedPageBreak/>
        <w:t>1.     Fundamental Forces (4 SPACs):</w:t>
      </w:r>
    </w:p>
    <w:p w14:paraId="4567BAB7"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Gravity</w:t>
      </w:r>
    </w:p>
    <w:p w14:paraId="3772D519"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Electromagnetism</w:t>
      </w:r>
    </w:p>
    <w:p w14:paraId="4B65F906"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Strong nuclear force</w:t>
      </w:r>
    </w:p>
    <w:p w14:paraId="220F25F6"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Weak nuclear force</w:t>
      </w:r>
    </w:p>
    <w:p w14:paraId="3A300C7C"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2.     Elementary Particles (12 SPACs):</w:t>
      </w:r>
    </w:p>
    <w:p w14:paraId="605BBAC6"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Up quark</w:t>
      </w:r>
    </w:p>
    <w:p w14:paraId="3A1933F1"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Down quark</w:t>
      </w:r>
    </w:p>
    <w:p w14:paraId="73EA819C"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Electron</w:t>
      </w:r>
    </w:p>
    <w:p w14:paraId="067B2E71"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Neutrinos (3 types)</w:t>
      </w:r>
    </w:p>
    <w:p w14:paraId="3EB166C3"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Protons</w:t>
      </w:r>
    </w:p>
    <w:p w14:paraId="36C02C25"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Neutrons</w:t>
      </w:r>
    </w:p>
    <w:p w14:paraId="056A511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Mesons</w:t>
      </w:r>
    </w:p>
    <w:p w14:paraId="5AB5F4C3"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Baryons</w:t>
      </w:r>
    </w:p>
    <w:p w14:paraId="117BBE06"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3.     Forms of Energy (6 SPACs):</w:t>
      </w:r>
    </w:p>
    <w:p w14:paraId="5335B635"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Kinetic energy</w:t>
      </w:r>
    </w:p>
    <w:p w14:paraId="4E9BFAC7"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Potential energy (gravitational, electric, etc.)</w:t>
      </w:r>
    </w:p>
    <w:p w14:paraId="50F070DE"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Thermal energy</w:t>
      </w:r>
    </w:p>
    <w:p w14:paraId="3326E6E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Radiant energy (light, electromagnetic waves)</w:t>
      </w:r>
    </w:p>
    <w:p w14:paraId="767578EB"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Chemical energy</w:t>
      </w:r>
    </w:p>
    <w:p w14:paraId="13ACCE61"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Nuclear energy</w:t>
      </w:r>
    </w:p>
    <w:p w14:paraId="67760E37"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4.     Biological Entities (8 SPACs):</w:t>
      </w:r>
    </w:p>
    <w:p w14:paraId="370C4FE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DNA</w:t>
      </w:r>
    </w:p>
    <w:p w14:paraId="6E62881D"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lastRenderedPageBreak/>
        <w:t>·       RNA</w:t>
      </w:r>
    </w:p>
    <w:p w14:paraId="550CC502"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Proteins</w:t>
      </w:r>
    </w:p>
    <w:p w14:paraId="65EEBCF5"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Cells (various types)</w:t>
      </w:r>
    </w:p>
    <w:p w14:paraId="12D3FE0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Organs</w:t>
      </w:r>
    </w:p>
    <w:p w14:paraId="69C582D9"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Organisms (microbial, plant, animal)</w:t>
      </w:r>
    </w:p>
    <w:p w14:paraId="5939A808"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5.     Cosmic Entities (8 SPACs):</w:t>
      </w:r>
    </w:p>
    <w:p w14:paraId="13F015A6"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Stars</w:t>
      </w:r>
    </w:p>
    <w:p w14:paraId="7C7B3381"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Galaxies</w:t>
      </w:r>
    </w:p>
    <w:p w14:paraId="1D73D087"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Black holes</w:t>
      </w:r>
    </w:p>
    <w:p w14:paraId="7F139DD6"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Dark matter</w:t>
      </w:r>
    </w:p>
    <w:p w14:paraId="2E9B0FEE"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Dark energy</w:t>
      </w:r>
    </w:p>
    <w:p w14:paraId="0DBEFA9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Cosmic rays</w:t>
      </w:r>
    </w:p>
    <w:p w14:paraId="72A090F4"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Neutrinos (cosmic)</w:t>
      </w:r>
    </w:p>
    <w:p w14:paraId="14E5C486"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Gravitational waves</w:t>
      </w:r>
    </w:p>
    <w:p w14:paraId="4DB1011A"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6.     Time and Spatial Coordinates (12 SPACs):</w:t>
      </w:r>
    </w:p>
    <w:p w14:paraId="1A8413AC"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Time (past, present, future)</w:t>
      </w:r>
    </w:p>
    <w:p w14:paraId="57F35D10"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Space (3-dimensional coordinates)</w:t>
      </w:r>
    </w:p>
    <w:p w14:paraId="2E4615C4"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Spacetime curvature</w:t>
      </w:r>
    </w:p>
    <w:p w14:paraId="51BDC9B5"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Chronology of events</w:t>
      </w:r>
    </w:p>
    <w:p w14:paraId="78F005DC"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7.     Unknown or Hypothetical Entities (12 SPACs):</w:t>
      </w:r>
    </w:p>
    <w:p w14:paraId="2B1DB259"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Hypothetical particles (e.g., axions, dark photons)</w:t>
      </w:r>
    </w:p>
    <w:p w14:paraId="2D4FC9B0"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Exotic matter</w:t>
      </w:r>
    </w:p>
    <w:p w14:paraId="68F9381B"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Parallel universes</w:t>
      </w:r>
    </w:p>
    <w:p w14:paraId="3BEA557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lastRenderedPageBreak/>
        <w:t>·       Extra dimensions</w:t>
      </w:r>
    </w:p>
    <w:p w14:paraId="27DDF1D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Quantum foam</w:t>
      </w:r>
    </w:p>
    <w:p w14:paraId="08940B72"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8.     Interactions and Phenomena (12 SPACs):</w:t>
      </w:r>
    </w:p>
    <w:p w14:paraId="3287C053"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Quantum entanglement</w:t>
      </w:r>
    </w:p>
    <w:p w14:paraId="1CE9F490"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Quantum tunneling</w:t>
      </w:r>
    </w:p>
    <w:p w14:paraId="56580BEE"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Cosmic inflation</w:t>
      </w:r>
    </w:p>
    <w:p w14:paraId="0ACE9E94"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Phase transitions</w:t>
      </w:r>
    </w:p>
    <w:p w14:paraId="33A64392"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Emergent phenomena (e.g., consciousness)</w:t>
      </w:r>
    </w:p>
    <w:p w14:paraId="0C7B0D89"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Entropy and information</w:t>
      </w:r>
    </w:p>
    <w:p w14:paraId="67C2FDE9"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9.     Technological and Artificial Phenomena (6 SPACs):</w:t>
      </w:r>
    </w:p>
    <w:p w14:paraId="3E93B5E0"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Artificial intelligence</w:t>
      </w:r>
    </w:p>
    <w:p w14:paraId="43B5313C"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Information technology</w:t>
      </w:r>
    </w:p>
    <w:p w14:paraId="192EA2FD"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Nanotechnology</w:t>
      </w:r>
    </w:p>
    <w:p w14:paraId="2D2F95BC"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Virtual reality</w:t>
      </w:r>
    </w:p>
    <w:p w14:paraId="15900E43"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Robotics</w:t>
      </w:r>
    </w:p>
    <w:p w14:paraId="527FE652"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Cybernetics</w:t>
      </w:r>
    </w:p>
    <w:p w14:paraId="0FB3CAA8"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10.  Psychological and Societal Constructs (6 SPACs):</w:t>
      </w:r>
    </w:p>
    <w:p w14:paraId="7F7253F6"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Human emotions</w:t>
      </w:r>
    </w:p>
    <w:p w14:paraId="600C08C4"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Cultural constructs</w:t>
      </w:r>
    </w:p>
    <w:p w14:paraId="48B91F8B"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Societal institutions</w:t>
      </w:r>
    </w:p>
    <w:p w14:paraId="00FBF742"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Collective consciousness</w:t>
      </w:r>
    </w:p>
    <w:p w14:paraId="5D4957B2"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Morality and ethics</w:t>
      </w:r>
    </w:p>
    <w:p w14:paraId="61B634C2"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Language and communication</w:t>
      </w:r>
    </w:p>
    <w:p w14:paraId="2612EDC4"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lastRenderedPageBreak/>
        <w:t>11.  Metaphysical and Philosophical Concepts (6 SPACs):</w:t>
      </w:r>
    </w:p>
    <w:p w14:paraId="3F383246"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Consciousness</w:t>
      </w:r>
    </w:p>
    <w:p w14:paraId="69ED7880"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Free will</w:t>
      </w:r>
    </w:p>
    <w:p w14:paraId="5634B4DE"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Existentialism</w:t>
      </w:r>
    </w:p>
    <w:p w14:paraId="3F0B97D8"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Reality and perception</w:t>
      </w:r>
    </w:p>
    <w:p w14:paraId="3ACD023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Epistemology</w:t>
      </w:r>
    </w:p>
    <w:p w14:paraId="65DB2CDB"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Ontology</w:t>
      </w:r>
    </w:p>
    <w:p w14:paraId="2454B9D5" w14:textId="77777777" w:rsidR="00710677" w:rsidRPr="00710677" w:rsidRDefault="00710677" w:rsidP="00710677">
      <w:pPr>
        <w:spacing w:beforeAutospacing="1" w:after="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b/>
          <w:bCs/>
          <w:color w:val="2A3C42"/>
          <w:kern w:val="0"/>
          <w14:ligatures w14:val="none"/>
        </w:rPr>
        <w:t>12.  Anomalies and Unknowns (6 SPACs):</w:t>
      </w:r>
    </w:p>
    <w:p w14:paraId="6169E5E9"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Unexplained phenomena</w:t>
      </w:r>
    </w:p>
    <w:p w14:paraId="36A60B10"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Anomalies in natural laws</w:t>
      </w:r>
    </w:p>
    <w:p w14:paraId="1B03427A"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Unsolved mysteries</w:t>
      </w:r>
    </w:p>
    <w:p w14:paraId="6719F7BE"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Unexpected interactions</w:t>
      </w:r>
    </w:p>
    <w:p w14:paraId="6A42216B"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Serendipitous discoveries</w:t>
      </w:r>
    </w:p>
    <w:p w14:paraId="0608E735"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Quantum uncertainties</w:t>
      </w:r>
    </w:p>
    <w:p w14:paraId="1E9A8DDC"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w:t>
      </w:r>
    </w:p>
    <w:p w14:paraId="2A40EDD7" w14:textId="77777777" w:rsidR="00710677" w:rsidRPr="00710677" w:rsidRDefault="00710677" w:rsidP="00710677">
      <w:pPr>
        <w:spacing w:before="100" w:beforeAutospacing="1" w:after="100" w:afterAutospacing="1"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This structured representation categorizes a wide range of elements and phenomena within a hypothetical 512-point grid, reflecting their diversity and interconnectedness in shaping our understanding of the universe.</w:t>
      </w:r>
    </w:p>
    <w:p w14:paraId="17F11E6F" w14:textId="77777777" w:rsidR="00710677" w:rsidRPr="00710677" w:rsidRDefault="00710677" w:rsidP="00710677">
      <w:pPr>
        <w:spacing w:before="100" w:beforeAutospacing="1" w:after="0" w:line="240" w:lineRule="auto"/>
        <w:rPr>
          <w:rFonts w:ascii="Times New Roman" w:eastAsia="Times New Roman" w:hAnsi="Times New Roman" w:cs="Times New Roman"/>
          <w:color w:val="2A3C42"/>
          <w:kern w:val="0"/>
          <w14:ligatures w14:val="none"/>
        </w:rPr>
      </w:pPr>
      <w:r w:rsidRPr="00710677">
        <w:rPr>
          <w:rFonts w:ascii="Times New Roman" w:eastAsia="Times New Roman" w:hAnsi="Times New Roman" w:cs="Times New Roman"/>
          <w:color w:val="2A3C42"/>
          <w:kern w:val="0"/>
          <w14:ligatures w14:val="none"/>
        </w:rPr>
        <w:t> </w:t>
      </w:r>
    </w:p>
    <w:p w14:paraId="4767FE3A" w14:textId="77777777" w:rsidR="00312F43" w:rsidRDefault="00312F43" w:rsidP="00312F43">
      <w:pPr>
        <w:spacing w:before="60" w:after="0" w:line="300" w:lineRule="atLeast"/>
        <w:rPr>
          <w:rFonts w:ascii="Segoe UI" w:eastAsia="Times New Roman" w:hAnsi="Segoe UI" w:cs="Segoe UI"/>
          <w:color w:val="424242"/>
          <w:kern w:val="0"/>
          <w:sz w:val="21"/>
          <w:szCs w:val="21"/>
          <w14:ligatures w14:val="none"/>
        </w:rPr>
      </w:pPr>
    </w:p>
    <w:p w14:paraId="051EEA5A" w14:textId="77777777" w:rsidR="00CC1464" w:rsidRDefault="00CC1464" w:rsidP="00312F43">
      <w:pPr>
        <w:spacing w:before="60" w:after="0" w:line="300" w:lineRule="atLeast"/>
        <w:rPr>
          <w:rFonts w:ascii="Segoe UI" w:eastAsia="Times New Roman" w:hAnsi="Segoe UI" w:cs="Segoe UI"/>
          <w:color w:val="424242"/>
          <w:kern w:val="0"/>
          <w:sz w:val="21"/>
          <w:szCs w:val="21"/>
          <w14:ligatures w14:val="none"/>
        </w:rPr>
      </w:pPr>
    </w:p>
    <w:p w14:paraId="4240705E" w14:textId="77777777" w:rsidR="00CC1464" w:rsidRDefault="00CC1464" w:rsidP="00312F43">
      <w:pPr>
        <w:spacing w:before="60" w:after="0" w:line="300" w:lineRule="atLeast"/>
        <w:rPr>
          <w:rFonts w:ascii="Segoe UI" w:eastAsia="Times New Roman" w:hAnsi="Segoe UI" w:cs="Segoe UI"/>
          <w:color w:val="424242"/>
          <w:kern w:val="0"/>
          <w:sz w:val="21"/>
          <w:szCs w:val="21"/>
          <w14:ligatures w14:val="none"/>
        </w:rPr>
      </w:pPr>
    </w:p>
    <w:p w14:paraId="1F8676A6" w14:textId="77777777" w:rsidR="00710C19" w:rsidRDefault="00710C19" w:rsidP="00312F43">
      <w:pPr>
        <w:spacing w:before="60" w:after="0" w:line="300" w:lineRule="atLeast"/>
        <w:rPr>
          <w:rFonts w:ascii="Segoe UI" w:eastAsia="Times New Roman" w:hAnsi="Segoe UI" w:cs="Segoe UI"/>
          <w:color w:val="424242"/>
          <w:kern w:val="0"/>
          <w:sz w:val="21"/>
          <w:szCs w:val="21"/>
          <w14:ligatures w14:val="none"/>
        </w:rPr>
      </w:pPr>
    </w:p>
    <w:p w14:paraId="63390337" w14:textId="77777777" w:rsidR="00670478" w:rsidRDefault="00670478" w:rsidP="006770F5">
      <w:pPr>
        <w:spacing w:before="60" w:after="0" w:line="300" w:lineRule="atLeast"/>
        <w:rPr>
          <w:rFonts w:ascii="Segoe UI" w:eastAsia="Times New Roman" w:hAnsi="Segoe UI" w:cs="Segoe UI"/>
          <w:color w:val="424242"/>
          <w:kern w:val="0"/>
          <w:sz w:val="21"/>
          <w:szCs w:val="21"/>
          <w14:ligatures w14:val="none"/>
        </w:rPr>
      </w:pPr>
    </w:p>
    <w:p w14:paraId="12A5A99B" w14:textId="77777777" w:rsidR="00B05DA5" w:rsidRDefault="00B05DA5" w:rsidP="006770F5">
      <w:pPr>
        <w:spacing w:before="60" w:after="0" w:line="300" w:lineRule="atLeast"/>
        <w:rPr>
          <w:rFonts w:ascii="Segoe UI" w:eastAsia="Times New Roman" w:hAnsi="Segoe UI" w:cs="Segoe UI"/>
          <w:color w:val="424242"/>
          <w:kern w:val="0"/>
          <w:sz w:val="21"/>
          <w:szCs w:val="21"/>
          <w14:ligatures w14:val="none"/>
        </w:rPr>
      </w:pPr>
    </w:p>
    <w:p w14:paraId="2F5F9E12" w14:textId="77777777" w:rsidR="00BE4FFB" w:rsidRDefault="00BE4FFB" w:rsidP="006770F5">
      <w:pPr>
        <w:spacing w:before="60" w:after="0" w:line="300" w:lineRule="atLeast"/>
        <w:rPr>
          <w:rFonts w:ascii="Segoe UI" w:eastAsia="Times New Roman" w:hAnsi="Segoe UI" w:cs="Segoe UI"/>
          <w:color w:val="424242"/>
          <w:kern w:val="0"/>
          <w:sz w:val="21"/>
          <w:szCs w:val="21"/>
          <w14:ligatures w14:val="none"/>
        </w:rPr>
      </w:pPr>
    </w:p>
    <w:p w14:paraId="701CCAFE" w14:textId="77777777" w:rsidR="0096120F" w:rsidRDefault="0096120F" w:rsidP="006770F5">
      <w:pPr>
        <w:spacing w:before="60" w:after="0" w:line="300" w:lineRule="atLeast"/>
        <w:rPr>
          <w:rFonts w:ascii="Segoe UI" w:eastAsia="Times New Roman" w:hAnsi="Segoe UI" w:cs="Segoe UI"/>
          <w:color w:val="424242"/>
          <w:kern w:val="0"/>
          <w:sz w:val="21"/>
          <w:szCs w:val="21"/>
          <w14:ligatures w14:val="none"/>
        </w:rPr>
      </w:pPr>
    </w:p>
    <w:p w14:paraId="0CF11948" w14:textId="77777777" w:rsidR="0096120F" w:rsidRDefault="0096120F" w:rsidP="006770F5">
      <w:pPr>
        <w:spacing w:before="60" w:after="0" w:line="300" w:lineRule="atLeast"/>
        <w:rPr>
          <w:rFonts w:ascii="Segoe UI" w:eastAsia="Times New Roman" w:hAnsi="Segoe UI" w:cs="Segoe UI"/>
          <w:color w:val="424242"/>
          <w:kern w:val="0"/>
          <w:sz w:val="21"/>
          <w:szCs w:val="21"/>
          <w14:ligatures w14:val="none"/>
        </w:rPr>
      </w:pPr>
    </w:p>
    <w:p w14:paraId="320923D3" w14:textId="77777777" w:rsidR="00A823BB" w:rsidRDefault="00A823BB" w:rsidP="00A823BB">
      <w:r>
        <w:t>A Digital Portal Into Our Understanding Of The Universe</w:t>
      </w:r>
    </w:p>
    <w:p w14:paraId="0C95C613" w14:textId="63517581" w:rsidR="00A823BB" w:rsidRDefault="00A823BB" w:rsidP="008C4AA9">
      <w:r>
        <w:t xml:space="preserve"> </w:t>
      </w:r>
    </w:p>
    <w:p w14:paraId="68DC75CE" w14:textId="52F0214C" w:rsidR="00A823BB" w:rsidRDefault="00A823BB" w:rsidP="00A823BB">
      <w:r>
        <w:t xml:space="preserve"> Imagine a giant translucent outline of a cube surrounding the entire universe. Imagine further, that a single point is highlighted inside this cube, and of a represented axis location “x” “y” and “z”. This single point is static, is almost infinitely small and it is a point that encloses a three-dimensional space within its confines that is hypothetically similar to a three-dimensional chessboard. The three-dimensional chessboard is made up of a hypothetical eight by eight by eight grid, a total 512 positions. In each one of the hypothetical 512 points of this grid is a unique sensor. Some of these sensors we might know and understand as to what they measure, such as; gravity, magnetism, temperature, and various aspects of time, and so on. Other sensors we may not know and have yet to be discovered or understood. Each one of these sensors registers a digital value respective of the entity it is sensing whether it be gravity, magnetism, weak force, strong force etc.. </w:t>
      </w:r>
    </w:p>
    <w:p w14:paraId="6CA054CC" w14:textId="77777777" w:rsidR="00A823BB" w:rsidRDefault="00A823BB" w:rsidP="00A823BB">
      <w:r>
        <w:t xml:space="preserve">Imagine that the location of this individual point is graphically represented through the faces of the cube by imaginary lines passing through the translucent outlined cube. This highlighted point is just one of a near infinite number of points within the universe. Let one of these points be called a SPAC, Spatial Point of Acute Conceptualization. </w:t>
      </w:r>
    </w:p>
    <w:p w14:paraId="5DE204B4" w14:textId="77777777" w:rsidR="00A823BB" w:rsidRDefault="00A823BB" w:rsidP="00A823BB">
      <w:r>
        <w:t>Imagine now, that the big bang is located somewhere within this giant translucent outline of a cube, as well as various galaxies, planets, dark matter and other known and unknown entities. As aforementioned bodies occupy (or pass through) this individual point (SPAC) at light speed, any speed, or no speed, this single SPAC registers sensor values. And so it is with all the near infinite number of other SPACs that fill this cube, comprising the universe. Each SPAC being graphically and numerically located by the translucent outlines of this cube.</w:t>
      </w:r>
    </w:p>
    <w:p w14:paraId="42DB4B20" w14:textId="77777777" w:rsidR="00A823BB" w:rsidRDefault="00A823BB" w:rsidP="00A823BB">
      <w:r>
        <w:t xml:space="preserve"> Now imagine that this single SPAC is not only located by just the three lines passing through the faces of the cube, but by one or more than one, determined, or not determined other locators. Possibly extra- dimensional locators, passing line(s) or other geometric shapes, outward from this single point. Possibly a person could represent or visualize one or more of these extra-dimensional lines possibly as flat planes, visually unconnected to the translucent cube but represented by a numerical matrix value of “a” and “b” axis and so on for each multiple extra dimensional locators such as “c” and “d” etc.. </w:t>
      </w:r>
    </w:p>
    <w:p w14:paraId="71DDED61" w14:textId="77777777" w:rsidR="00A823BB" w:rsidRDefault="00A823BB" w:rsidP="00A823BB">
      <w:r>
        <w:t>Visualize that each unique SPAC with extra dimensional locational faces such as “a” and “b”, is repeated almost infinitely throughout this vast cube that encompasses the entire universe.</w:t>
      </w:r>
    </w:p>
    <w:p w14:paraId="69E88B83" w14:textId="13B2CA80" w:rsidR="00A823BB" w:rsidRDefault="00A823BB" w:rsidP="00A823BB">
      <w:r>
        <w:lastRenderedPageBreak/>
        <w:t xml:space="preserve"> For speculation assume that as a human we may occupy and register a reading on only fifty of the 512 registers on a single SPAC. These fifty could fully define a living human being. But let us assume that there are other beings or energies that register differently than us. Possibly on sixty to eighty of the 512 sensors, but not necessarily the same ones as us. Possibly these other beings are made up of energy and matter that can occupy the same exact place as a living human, and we would be unaware, or possibly only aware in unusual circumstances and through indirect evidence. For instance, a brief apparition of a loved one near death, a mass flight of animals from an impending tsunami, a family pet performing extraordinary feats to rescue its master. We might be totally unaware of theses entities as they register values on the same SPACs that we occupy.</w:t>
      </w:r>
    </w:p>
    <w:p w14:paraId="193D0260" w14:textId="77777777" w:rsidR="00A823BB" w:rsidRDefault="00A823BB" w:rsidP="00A823BB">
      <w:r>
        <w:t xml:space="preserve"> For the remainder of this essay, REGARDING OCCURENCES ON EARTH, let us adjust our perception of the SPACs and consider them in sync and static to the rotation of the earth.</w:t>
      </w:r>
    </w:p>
    <w:p w14:paraId="5490D1EC" w14:textId="77777777" w:rsidR="00A823BB" w:rsidRDefault="00A823BB" w:rsidP="00A823BB">
      <w:r>
        <w:t xml:space="preserve"> The time that we know and exist within, registers from the clocking of the big bang and rotation of the earth. This time could be represented on one or more of the 512 registers on the SPACs, or possibly on a whole layer of the SPACs. If other energies or entities comprise readings on sixty to eighty of the registers on a SPAC, rather than just the fifty hypothetical registers that we occupy, is it possible that time is different for them? Could these energies or beings act as if in hyper-time compared to us? For example, assume that you are walking down the sidewalk and an intelligent energy is occupying some of the same space as you. Unbeknownst to you, a piece of sheet metal is falling to the ground from an airplane that passed overhead. For some reason you stop and decide to look at a squirrel making a lot of noise on a nearby tree. A split second later, the piece of sheet metal impacts the ground where you might have been if not for the noisy squirrel. Could this intelligent entity operating at a much higher speed in time, have coerced the squirrel to make noise, and cause you to pay attention to the unusual action of the squirrel by interacting with the registers on your SPACs and the squirrel's? </w:t>
      </w:r>
    </w:p>
    <w:p w14:paraId="52D23BA7" w14:textId="5EE0C67F" w:rsidR="00A823BB" w:rsidRDefault="00A823BB" w:rsidP="00A823BB">
      <w:r>
        <w:t xml:space="preserve">As a further example, imagine that you have a twenty-gallon fish aquarium on a table with several goldfish swimming inside. Now imagine that you place your hand into the tank to pick up a fish toy from the bottom of the tank. Of course, the displacement of your hand causes the water to rise, and the fish wonder what this “thing” is, that entered the water. Now imagine that instead of physically placing your hand into the fish tank, you have a powerful magnetic machine that replicates the movements of your hand. As you gently wave your replicated hand through the aquarium and through a fish, you can't see the magnetic copy of your hand, but you know it is there. The fish however, has no idea that a magnetic hand has just co-existed and passed through its body. </w:t>
      </w:r>
    </w:p>
    <w:p w14:paraId="6647453D" w14:textId="6406FE42" w:rsidR="00A823BB" w:rsidRDefault="00A823BB" w:rsidP="00A823BB">
      <w:r>
        <w:lastRenderedPageBreak/>
        <w:t xml:space="preserve">Hypothesizing into the future that science develops the technology to not only control the magnetic process described above but has enhanced it to the point that other energy phenomena can be carried along this magnetic wave just as multiple digital and analog information is carried through radio waves. As the magnetic hand passes through the fish, other energies might be piggybacked, and for instance heal genetic defects in the fish. Possibly you see a bigger fish camouflaged ahead, and ready to bite the goldfish. You press a button on your magnetic replicated hand that causes a scare to the goldfish, and it darts away averting capture by the camouflaged fish. These scenarios would take place with the fish being totally unaware of the energies and efforts of beings unknown to itself. If the hypothetical magnetic energy phenomena passing through the fish involved high speed computer driven algorithms that diagnosed and healed, or scared the fish when danger was perceived, that procedure might be considered to be operating at hyper-speed, relative to the goldfish in its time. In the previous example a person walking down the street pauses to look at a noisy squirrel. That example might seem analogous to the fish in the tank. Both involved unknown energies, operating within the same space. </w:t>
      </w:r>
    </w:p>
    <w:p w14:paraId="5738319D" w14:textId="77777777" w:rsidR="00A823BB" w:rsidRDefault="00A823BB" w:rsidP="00A823BB">
      <w:r>
        <w:t xml:space="preserve">In the above example, our goldfish and humans might register values on possibly the same fifty registers of a SPAC. Yet we have affected the registers relating to magnetism, and the fish is unaware. In possibly a freak occurrence during the fish's lifetime, the aquarium might contain a very high content of iron from a change of water when cleaning the aquarium. In that rare occurrence the fish might glimpse the magnetic hand. But it only sees the hand, it doesn't know that some genetic defects within itself had been repaired or that another being scared it and saved its life. I believe that we also witness freak events that we don't understand and that through a digital method of discovery by testing, indirect evidence, anomalies, anecdotal and anachronistic oddities we may further discern more of the cosmos. </w:t>
      </w:r>
    </w:p>
    <w:p w14:paraId="21D448ED" w14:textId="77777777" w:rsidR="00A823BB" w:rsidRDefault="00A823BB" w:rsidP="00A823BB">
      <w:r>
        <w:t xml:space="preserve">Summary </w:t>
      </w:r>
    </w:p>
    <w:p w14:paraId="67FE6D5C" w14:textId="0A96B709" w:rsidR="00A823BB" w:rsidRDefault="00A823BB" w:rsidP="00A823BB">
      <w:r>
        <w:t>There are numerous articles of family pets like dogs, parrots, and even potbellied pigs doing unbelievable tasks to save their masters. In my own case I have witnessed things that are inexplicable. Some of these things might be dismissed as luck or, “...that's the way it goes...” But many of these occurrences would seemingly take not only some supernatural phenomenon, but an entity that could recognize a situation with prescience (or hyper time relative to us) and then somehow move quickly in relationship to our human clocked time.</w:t>
      </w:r>
    </w:p>
    <w:p w14:paraId="26B64448" w14:textId="77777777" w:rsidR="00A823BB" w:rsidRDefault="00A823BB" w:rsidP="00A823BB">
      <w:r>
        <w:t xml:space="preserve"> I have several children and two of them are identical twins. There are multiple fascinating stories of “twin power,” in my family. One incident happened when they were about ten years old. One of the twins was in the kitchen while the other twin was with another sister about a half block away. The twin in the kitchen cried, “Ouch!” and reached down and </w:t>
      </w:r>
      <w:r>
        <w:lastRenderedPageBreak/>
        <w:t xml:space="preserve">grabbed her leg for no reason. Shortly thereafter, the other twin and sister came in and reported that a big dog down the street had bitten the twin in the leg. Could the SPACs I described evidence a reading on one of the 512 sensors that is a harmonic energy source reading between twins? Is it possible that an unknown energy can activate readings on other than the hypothetical fifty human registers of a SPAC? Now the twins, adults and separated by a thousand miles, still share strange feelings from remote experiences that occur. </w:t>
      </w:r>
    </w:p>
    <w:p w14:paraId="39663A2D" w14:textId="0FBA7981" w:rsidR="00A823BB" w:rsidRDefault="00A823BB" w:rsidP="00A823BB">
      <w:r>
        <w:t>Another relative had a very nice and reliable watch. Two times it stopped at the exact minute a close relative died. It seems like a very unlikely happening. Could there also be a time and energy connection on additional registers of SPACs? Some individuals seem to be born lucky and have won lotteries numerous times. Professional people put their careers on the line every year by reporting unexplained phenomenon they've personally witnessed. Is it by random luck, as iron being added to the aquarium that allowed these unexplained things to be discerned? Could these unexplained phenomena be partially reconciled by the description of SPACs? My mother and her sister both suffered from breast cancer. The length of their illnesses varied by several years, yet they died at the exact same minute, two hundred and fifty miles apart in different hospitals. What sort of energy or entity could influence this? My wife's aunt was at the deathbed of her husband. She saw an apparition of a woman in white appear and say, “Come on Tedor, You can come with me now.” For years the aunt never said anything about the incident, until she saw a photo of Ted's mother for the first time. The woman looked just like the apparition. Upon further explanation of the story, Ted' s older sister exclaimed, “Tedor... that's what my mother called Ted.” The aunt was totally unaware of the nickname. Could the apparition be explained by energies that co-exist with us, but are values that register on different portions of the SPACs that we as living humans are aware? Could it be that upon death, a certain energy is released, that in effect acts as iron being added to the aquarium and making visible a magnetic hand, or in this case, a view to another part of the universe that is unknown to us?</w:t>
      </w:r>
    </w:p>
    <w:p w14:paraId="21D296C8" w14:textId="77777777" w:rsidR="00A823BB" w:rsidRDefault="00A823BB" w:rsidP="00A823BB">
      <w:r>
        <w:t xml:space="preserve"> Many discoveries are of unexpected phenomena, welcome byproducts of the original focused intent. These discoveries are aided by the advance of science in general, but shouldn't we also pursue a strategy to discover it all, in a non-focused intent? As computers become more and more powerful, and technology advances, it is time to look at the universe in a perspicacious way, right here on earth. Serendipitous discoveries of computer recognized anomalies might transcend single focused science and expand our understanding of the cosmos. There are many unknown events in our daily lives that people sometimes dismiss as; luck, a miraculous event, that was weird, etc.. Computer processing could lead the way in connecting these phenomena if we look at a microcosm of the universe as a puzzle solving endeavor, or even as an art.</w:t>
      </w:r>
    </w:p>
    <w:p w14:paraId="47484795"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p>
    <w:p w14:paraId="1508907D" w14:textId="0F08BED8" w:rsidR="006770F5" w:rsidRDefault="006770F5">
      <w:r w:rsidRPr="006770F5">
        <w:rPr>
          <w:noProof/>
        </w:rPr>
        <w:drawing>
          <wp:inline distT="0" distB="0" distL="0" distR="0" wp14:anchorId="5D8E1159" wp14:editId="3BBFF149">
            <wp:extent cx="5943600" cy="5943600"/>
            <wp:effectExtent l="0" t="0" r="0" b="0"/>
            <wp:docPr id="281247033" name="Picture 1" descr="A diagram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47033" name="Picture 1" descr="A diagram of a bird&#10;&#10;AI-generated content may be incorrect."/>
                    <pic:cNvPicPr/>
                  </pic:nvPicPr>
                  <pic:blipFill>
                    <a:blip r:embed="rId49"/>
                    <a:stretch>
                      <a:fillRect/>
                    </a:stretch>
                  </pic:blipFill>
                  <pic:spPr>
                    <a:xfrm>
                      <a:off x="0" y="0"/>
                      <a:ext cx="5943600" cy="5943600"/>
                    </a:xfrm>
                    <a:prstGeom prst="rect">
                      <a:avLst/>
                    </a:prstGeom>
                  </pic:spPr>
                </pic:pic>
              </a:graphicData>
            </a:graphic>
          </wp:inline>
        </w:drawing>
      </w:r>
    </w:p>
    <w:sectPr w:rsidR="00677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08D"/>
    <w:multiLevelType w:val="multilevel"/>
    <w:tmpl w:val="8B30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ADB"/>
    <w:multiLevelType w:val="multilevel"/>
    <w:tmpl w:val="F78A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A04CC"/>
    <w:multiLevelType w:val="multilevel"/>
    <w:tmpl w:val="69D0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845DB"/>
    <w:multiLevelType w:val="multilevel"/>
    <w:tmpl w:val="629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11033"/>
    <w:multiLevelType w:val="multilevel"/>
    <w:tmpl w:val="2E7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A4AD0"/>
    <w:multiLevelType w:val="multilevel"/>
    <w:tmpl w:val="817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FD26E3"/>
    <w:multiLevelType w:val="multilevel"/>
    <w:tmpl w:val="2E8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70175"/>
    <w:multiLevelType w:val="multilevel"/>
    <w:tmpl w:val="0408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05555"/>
    <w:multiLevelType w:val="multilevel"/>
    <w:tmpl w:val="C840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45418"/>
    <w:multiLevelType w:val="multilevel"/>
    <w:tmpl w:val="E202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C6C5E"/>
    <w:multiLevelType w:val="multilevel"/>
    <w:tmpl w:val="25B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451594"/>
    <w:multiLevelType w:val="multilevel"/>
    <w:tmpl w:val="103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CE08FE"/>
    <w:multiLevelType w:val="multilevel"/>
    <w:tmpl w:val="390C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6209CB"/>
    <w:multiLevelType w:val="multilevel"/>
    <w:tmpl w:val="A60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744C5"/>
    <w:multiLevelType w:val="multilevel"/>
    <w:tmpl w:val="03DE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C784D"/>
    <w:multiLevelType w:val="multilevel"/>
    <w:tmpl w:val="FFB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181D6E"/>
    <w:multiLevelType w:val="multilevel"/>
    <w:tmpl w:val="9D5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400E95"/>
    <w:multiLevelType w:val="multilevel"/>
    <w:tmpl w:val="2CA2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0B79D3"/>
    <w:multiLevelType w:val="multilevel"/>
    <w:tmpl w:val="EA8C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33B6D"/>
    <w:multiLevelType w:val="multilevel"/>
    <w:tmpl w:val="21DA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E02164"/>
    <w:multiLevelType w:val="multilevel"/>
    <w:tmpl w:val="7BEE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5816B9"/>
    <w:multiLevelType w:val="multilevel"/>
    <w:tmpl w:val="CD1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615714"/>
    <w:multiLevelType w:val="multilevel"/>
    <w:tmpl w:val="B5F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53134"/>
    <w:multiLevelType w:val="multilevel"/>
    <w:tmpl w:val="CEB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403134"/>
    <w:multiLevelType w:val="multilevel"/>
    <w:tmpl w:val="9B3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BB5599"/>
    <w:multiLevelType w:val="multilevel"/>
    <w:tmpl w:val="1DE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C38A6"/>
    <w:multiLevelType w:val="multilevel"/>
    <w:tmpl w:val="D7C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9201BB"/>
    <w:multiLevelType w:val="multilevel"/>
    <w:tmpl w:val="2B4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2138C"/>
    <w:multiLevelType w:val="multilevel"/>
    <w:tmpl w:val="31A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97562C"/>
    <w:multiLevelType w:val="multilevel"/>
    <w:tmpl w:val="1F3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25282"/>
    <w:multiLevelType w:val="multilevel"/>
    <w:tmpl w:val="F4C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35875"/>
    <w:multiLevelType w:val="multilevel"/>
    <w:tmpl w:val="A4F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AE287C"/>
    <w:multiLevelType w:val="multilevel"/>
    <w:tmpl w:val="C7A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BF325E"/>
    <w:multiLevelType w:val="multilevel"/>
    <w:tmpl w:val="ECBE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405719">
    <w:abstractNumId w:val="11"/>
  </w:num>
  <w:num w:numId="2" w16cid:durableId="1393575689">
    <w:abstractNumId w:val="28"/>
  </w:num>
  <w:num w:numId="3" w16cid:durableId="1964996451">
    <w:abstractNumId w:val="32"/>
  </w:num>
  <w:num w:numId="4" w16cid:durableId="55516779">
    <w:abstractNumId w:val="31"/>
  </w:num>
  <w:num w:numId="5" w16cid:durableId="2115511778">
    <w:abstractNumId w:val="16"/>
  </w:num>
  <w:num w:numId="6" w16cid:durableId="1838155768">
    <w:abstractNumId w:val="24"/>
  </w:num>
  <w:num w:numId="7" w16cid:durableId="1982803854">
    <w:abstractNumId w:val="23"/>
  </w:num>
  <w:num w:numId="8" w16cid:durableId="2106076156">
    <w:abstractNumId w:val="10"/>
  </w:num>
  <w:num w:numId="9" w16cid:durableId="1693385488">
    <w:abstractNumId w:val="21"/>
  </w:num>
  <w:num w:numId="10" w16cid:durableId="857741052">
    <w:abstractNumId w:val="15"/>
  </w:num>
  <w:num w:numId="11" w16cid:durableId="525096111">
    <w:abstractNumId w:val="4"/>
  </w:num>
  <w:num w:numId="12" w16cid:durableId="1239707623">
    <w:abstractNumId w:val="5"/>
  </w:num>
  <w:num w:numId="13" w16cid:durableId="1176992906">
    <w:abstractNumId w:val="26"/>
  </w:num>
  <w:num w:numId="14" w16cid:durableId="633871114">
    <w:abstractNumId w:val="12"/>
  </w:num>
  <w:num w:numId="15" w16cid:durableId="19286444">
    <w:abstractNumId w:val="13"/>
  </w:num>
  <w:num w:numId="16" w16cid:durableId="600769990">
    <w:abstractNumId w:val="6"/>
  </w:num>
  <w:num w:numId="17" w16cid:durableId="754010871">
    <w:abstractNumId w:val="1"/>
  </w:num>
  <w:num w:numId="18" w16cid:durableId="276959280">
    <w:abstractNumId w:val="19"/>
  </w:num>
  <w:num w:numId="19" w16cid:durableId="156921225">
    <w:abstractNumId w:val="7"/>
  </w:num>
  <w:num w:numId="20" w16cid:durableId="1580364075">
    <w:abstractNumId w:val="18"/>
  </w:num>
  <w:num w:numId="21" w16cid:durableId="2003662190">
    <w:abstractNumId w:val="29"/>
  </w:num>
  <w:num w:numId="22" w16cid:durableId="1186215776">
    <w:abstractNumId w:val="25"/>
  </w:num>
  <w:num w:numId="23" w16cid:durableId="279528438">
    <w:abstractNumId w:val="14"/>
  </w:num>
  <w:num w:numId="24" w16cid:durableId="1117143419">
    <w:abstractNumId w:val="3"/>
  </w:num>
  <w:num w:numId="25" w16cid:durableId="110321176">
    <w:abstractNumId w:val="22"/>
  </w:num>
  <w:num w:numId="26" w16cid:durableId="1843815085">
    <w:abstractNumId w:val="33"/>
  </w:num>
  <w:num w:numId="27" w16cid:durableId="1958290604">
    <w:abstractNumId w:val="8"/>
  </w:num>
  <w:num w:numId="28" w16cid:durableId="615601336">
    <w:abstractNumId w:val="30"/>
  </w:num>
  <w:num w:numId="29" w16cid:durableId="1580990588">
    <w:abstractNumId w:val="27"/>
  </w:num>
  <w:num w:numId="30" w16cid:durableId="2146384474">
    <w:abstractNumId w:val="20"/>
  </w:num>
  <w:num w:numId="31" w16cid:durableId="1367752779">
    <w:abstractNumId w:val="17"/>
  </w:num>
  <w:num w:numId="32" w16cid:durableId="2114473576">
    <w:abstractNumId w:val="2"/>
  </w:num>
  <w:num w:numId="33" w16cid:durableId="1272782133">
    <w:abstractNumId w:val="9"/>
  </w:num>
  <w:num w:numId="34" w16cid:durableId="18493692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 M MARKELL">
    <w15:presenceInfo w15:providerId="Windows Live" w15:userId="a3224679fb5ef1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F5"/>
    <w:rsid w:val="00096C1C"/>
    <w:rsid w:val="000E4658"/>
    <w:rsid w:val="000F16CF"/>
    <w:rsid w:val="000F4A8B"/>
    <w:rsid w:val="001A4CCE"/>
    <w:rsid w:val="001B2691"/>
    <w:rsid w:val="001C5758"/>
    <w:rsid w:val="00225049"/>
    <w:rsid w:val="002B7394"/>
    <w:rsid w:val="002F5115"/>
    <w:rsid w:val="002F72E8"/>
    <w:rsid w:val="00312F43"/>
    <w:rsid w:val="00351C73"/>
    <w:rsid w:val="00481B64"/>
    <w:rsid w:val="0057254A"/>
    <w:rsid w:val="00670478"/>
    <w:rsid w:val="006770F5"/>
    <w:rsid w:val="00694028"/>
    <w:rsid w:val="00710677"/>
    <w:rsid w:val="00710C19"/>
    <w:rsid w:val="00760854"/>
    <w:rsid w:val="00846ED0"/>
    <w:rsid w:val="008C4AA9"/>
    <w:rsid w:val="0096120F"/>
    <w:rsid w:val="00A253E4"/>
    <w:rsid w:val="00A823BB"/>
    <w:rsid w:val="00A85206"/>
    <w:rsid w:val="00B05DA5"/>
    <w:rsid w:val="00B20A24"/>
    <w:rsid w:val="00B7722A"/>
    <w:rsid w:val="00BE4FFB"/>
    <w:rsid w:val="00CB15BC"/>
    <w:rsid w:val="00CC1464"/>
    <w:rsid w:val="00CD052B"/>
    <w:rsid w:val="00D853C4"/>
    <w:rsid w:val="00DA67BF"/>
    <w:rsid w:val="00E17BAC"/>
    <w:rsid w:val="00F23350"/>
    <w:rsid w:val="00FC6871"/>
    <w:rsid w:val="00FF1631"/>
    <w:rsid w:val="00FF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E4B4"/>
  <w15:chartTrackingRefBased/>
  <w15:docId w15:val="{8A85DB95-C9DF-4D16-99AA-AA540D2A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7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77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77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7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77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77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0F5"/>
    <w:rPr>
      <w:rFonts w:eastAsiaTheme="majorEastAsia" w:cstheme="majorBidi"/>
      <w:color w:val="272727" w:themeColor="text1" w:themeTint="D8"/>
    </w:rPr>
  </w:style>
  <w:style w:type="paragraph" w:styleId="Title">
    <w:name w:val="Title"/>
    <w:basedOn w:val="Normal"/>
    <w:next w:val="Normal"/>
    <w:link w:val="TitleChar"/>
    <w:uiPriority w:val="10"/>
    <w:qFormat/>
    <w:rsid w:val="00677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0F5"/>
    <w:pPr>
      <w:spacing w:before="160"/>
      <w:jc w:val="center"/>
    </w:pPr>
    <w:rPr>
      <w:i/>
      <w:iCs/>
      <w:color w:val="404040" w:themeColor="text1" w:themeTint="BF"/>
    </w:rPr>
  </w:style>
  <w:style w:type="character" w:customStyle="1" w:styleId="QuoteChar">
    <w:name w:val="Quote Char"/>
    <w:basedOn w:val="DefaultParagraphFont"/>
    <w:link w:val="Quote"/>
    <w:uiPriority w:val="29"/>
    <w:rsid w:val="006770F5"/>
    <w:rPr>
      <w:i/>
      <w:iCs/>
      <w:color w:val="404040" w:themeColor="text1" w:themeTint="BF"/>
    </w:rPr>
  </w:style>
  <w:style w:type="paragraph" w:styleId="ListParagraph">
    <w:name w:val="List Paragraph"/>
    <w:basedOn w:val="Normal"/>
    <w:uiPriority w:val="34"/>
    <w:qFormat/>
    <w:rsid w:val="006770F5"/>
    <w:pPr>
      <w:ind w:left="720"/>
      <w:contextualSpacing/>
    </w:pPr>
  </w:style>
  <w:style w:type="character" w:styleId="IntenseEmphasis">
    <w:name w:val="Intense Emphasis"/>
    <w:basedOn w:val="DefaultParagraphFont"/>
    <w:uiPriority w:val="21"/>
    <w:qFormat/>
    <w:rsid w:val="006770F5"/>
    <w:rPr>
      <w:i/>
      <w:iCs/>
      <w:color w:val="0F4761" w:themeColor="accent1" w:themeShade="BF"/>
    </w:rPr>
  </w:style>
  <w:style w:type="paragraph" w:styleId="IntenseQuote">
    <w:name w:val="Intense Quote"/>
    <w:basedOn w:val="Normal"/>
    <w:next w:val="Normal"/>
    <w:link w:val="IntenseQuoteChar"/>
    <w:uiPriority w:val="30"/>
    <w:qFormat/>
    <w:rsid w:val="00677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0F5"/>
    <w:rPr>
      <w:i/>
      <w:iCs/>
      <w:color w:val="0F4761" w:themeColor="accent1" w:themeShade="BF"/>
    </w:rPr>
  </w:style>
  <w:style w:type="character" w:styleId="IntenseReference">
    <w:name w:val="Intense Reference"/>
    <w:basedOn w:val="DefaultParagraphFont"/>
    <w:uiPriority w:val="32"/>
    <w:qFormat/>
    <w:rsid w:val="006770F5"/>
    <w:rPr>
      <w:b/>
      <w:bCs/>
      <w:smallCaps/>
      <w:color w:val="0F4761" w:themeColor="accent1" w:themeShade="BF"/>
      <w:spacing w:val="5"/>
    </w:rPr>
  </w:style>
  <w:style w:type="character" w:customStyle="1" w:styleId="rcuyr00">
    <w:name w:val="___rcuyr00"/>
    <w:basedOn w:val="DefaultParagraphFont"/>
    <w:rsid w:val="006770F5"/>
  </w:style>
  <w:style w:type="paragraph" w:styleId="NormalWeb">
    <w:name w:val="Normal (Web)"/>
    <w:basedOn w:val="Normal"/>
    <w:uiPriority w:val="99"/>
    <w:semiHidden/>
    <w:unhideWhenUsed/>
    <w:rsid w:val="006770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70F5"/>
    <w:rPr>
      <w:b/>
      <w:bCs/>
    </w:rPr>
  </w:style>
  <w:style w:type="character" w:customStyle="1" w:styleId="1jturu6">
    <w:name w:val="___1jturu6"/>
    <w:basedOn w:val="DefaultParagraphFont"/>
    <w:rsid w:val="006770F5"/>
  </w:style>
  <w:style w:type="character" w:customStyle="1" w:styleId="fui-text">
    <w:name w:val="fui-text"/>
    <w:basedOn w:val="DefaultParagraphFont"/>
    <w:rsid w:val="006770F5"/>
  </w:style>
  <w:style w:type="character" w:styleId="Hyperlink">
    <w:name w:val="Hyperlink"/>
    <w:basedOn w:val="DefaultParagraphFont"/>
    <w:uiPriority w:val="99"/>
    <w:semiHidden/>
    <w:unhideWhenUsed/>
    <w:rsid w:val="006770F5"/>
    <w:rPr>
      <w:color w:val="0000FF"/>
      <w:u w:val="single"/>
    </w:rPr>
  </w:style>
  <w:style w:type="character" w:customStyle="1" w:styleId="1vi0vkd">
    <w:name w:val="___1vi0vkd"/>
    <w:basedOn w:val="DefaultParagraphFont"/>
    <w:rsid w:val="006770F5"/>
  </w:style>
  <w:style w:type="paragraph" w:styleId="HTMLPreformatted">
    <w:name w:val="HTML Preformatted"/>
    <w:basedOn w:val="Normal"/>
    <w:link w:val="HTMLPreformattedChar"/>
    <w:uiPriority w:val="99"/>
    <w:semiHidden/>
    <w:unhideWhenUsed/>
    <w:rsid w:val="00677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70F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770F5"/>
    <w:rPr>
      <w:rFonts w:ascii="Courier New" w:eastAsia="Times New Roman" w:hAnsi="Courier New" w:cs="Courier New"/>
      <w:sz w:val="20"/>
      <w:szCs w:val="20"/>
    </w:rPr>
  </w:style>
  <w:style w:type="paragraph" w:styleId="Revision">
    <w:name w:val="Revision"/>
    <w:hidden/>
    <w:uiPriority w:val="99"/>
    <w:semiHidden/>
    <w:rsid w:val="001C57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message/compose?to=r/Myrmidon" TargetMode="External"/><Relationship Id="rId18" Type="http://schemas.openxmlformats.org/officeDocument/2006/relationships/hyperlink" Target="https://www.redditinc.com/policies/user-agreement" TargetMode="External"/><Relationship Id="rId26" Type="http://schemas.openxmlformats.org/officeDocument/2006/relationships/hyperlink" Target="https://www.reddit.com/policies/privacy-policy" TargetMode="External"/><Relationship Id="rId39" Type="http://schemas.openxmlformats.org/officeDocument/2006/relationships/hyperlink" Target="https://redditinc.com/" TargetMode="External"/><Relationship Id="rId21" Type="http://schemas.openxmlformats.org/officeDocument/2006/relationships/hyperlink" Target="https://redditinc.com/" TargetMode="External"/><Relationship Id="rId34" Type="http://schemas.openxmlformats.org/officeDocument/2006/relationships/hyperlink" Target="https://www.redditinc.com/policies/content-policy" TargetMode="External"/><Relationship Id="rId42" Type="http://schemas.openxmlformats.org/officeDocument/2006/relationships/hyperlink" Target="https://www.reddit.com/mod/Myrmidon/moderators/" TargetMode="External"/><Relationship Id="rId47" Type="http://schemas.openxmlformats.org/officeDocument/2006/relationships/hyperlink" Target="https://support.reddithelp.com/hc/sections/38303584022676-Accessibility" TargetMode="External"/><Relationship Id="rId50" Type="http://schemas.openxmlformats.org/officeDocument/2006/relationships/fontTable" Target="fontTable.xml"/><Relationship Id="rId7" Type="http://schemas.openxmlformats.org/officeDocument/2006/relationships/hyperlink" Target="https://scitechdaily.com/harnessing-quantum-physics-new-visualization-technique-gives-insight-into-photosynthesis/" TargetMode="External"/><Relationship Id="rId2" Type="http://schemas.openxmlformats.org/officeDocument/2006/relationships/numbering" Target="numbering.xml"/><Relationship Id="rId16" Type="http://schemas.openxmlformats.org/officeDocument/2006/relationships/hyperlink" Target="https://www.redditinc.com/policies/content-policy" TargetMode="External"/><Relationship Id="rId29" Type="http://schemas.openxmlformats.org/officeDocument/2006/relationships/hyperlink" Target="https://support.reddithelp.com/hc/sections/38303584022676-Accessibility" TargetMode="External"/><Relationship Id="rId11" Type="http://schemas.openxmlformats.org/officeDocument/2006/relationships/hyperlink" Target="https://link.springer.com/chapter/10.1007/978-3-031-32060-6_5" TargetMode="External"/><Relationship Id="rId24" Type="http://schemas.openxmlformats.org/officeDocument/2006/relationships/hyperlink" Target="https://www.reddit.com/mod/Myrmidon/moderators/" TargetMode="External"/><Relationship Id="rId32" Type="http://schemas.openxmlformats.org/officeDocument/2006/relationships/hyperlink" Target="https://www.reddit.com/user/DepartmentOdd4411/" TargetMode="External"/><Relationship Id="rId37" Type="http://schemas.openxmlformats.org/officeDocument/2006/relationships/hyperlink" Target="https://support.reddithelp.com/hc/articles/43980704794004" TargetMode="External"/><Relationship Id="rId40" Type="http://schemas.openxmlformats.org/officeDocument/2006/relationships/hyperlink" Target="https://www.reddit.com/message/compose?to=r/Myrmidon" TargetMode="External"/><Relationship Id="rId45" Type="http://schemas.openxmlformats.org/officeDocument/2006/relationships/hyperlink" Target="https://www.redditinc.com/policies/user-agreement" TargetMode="External"/><Relationship Id="rId5" Type="http://schemas.openxmlformats.org/officeDocument/2006/relationships/webSettings" Target="webSettings.xml"/><Relationship Id="rId15" Type="http://schemas.openxmlformats.org/officeDocument/2006/relationships/hyperlink" Target="https://www.reddit.com/mod/Myrmidon/moderators/" TargetMode="External"/><Relationship Id="rId23" Type="http://schemas.openxmlformats.org/officeDocument/2006/relationships/hyperlink" Target="https://www.reddit.com/user/DepartmentOdd4411/" TargetMode="External"/><Relationship Id="rId28" Type="http://schemas.openxmlformats.org/officeDocument/2006/relationships/hyperlink" Target="https://support.reddithelp.com/hc/articles/43980704794004" TargetMode="External"/><Relationship Id="rId36" Type="http://schemas.openxmlformats.org/officeDocument/2006/relationships/hyperlink" Target="https://www.redditinc.com/policies/user-agreement" TargetMode="External"/><Relationship Id="rId49" Type="http://schemas.openxmlformats.org/officeDocument/2006/relationships/image" Target="media/image2.png"/><Relationship Id="rId10" Type="http://schemas.openxmlformats.org/officeDocument/2006/relationships/hyperlink" Target="https://www.nature.com/articles/d41586-021-01596-6" TargetMode="External"/><Relationship Id="rId19" Type="http://schemas.openxmlformats.org/officeDocument/2006/relationships/hyperlink" Target="https://support.reddithelp.com/hc/articles/43980704794004" TargetMode="External"/><Relationship Id="rId31" Type="http://schemas.openxmlformats.org/officeDocument/2006/relationships/hyperlink" Target="https://www.reddit.com/message/compose?to=r/Myrmidon" TargetMode="External"/><Relationship Id="rId44" Type="http://schemas.openxmlformats.org/officeDocument/2006/relationships/hyperlink" Target="https://www.reddit.com/policies/privacy-policy"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pacefed.com/biology/quantum-coherence-underlying-magnetoreception-in-avian-species-confirmed/" TargetMode="External"/><Relationship Id="rId14" Type="http://schemas.openxmlformats.org/officeDocument/2006/relationships/hyperlink" Target="https://www.reddit.com/user/DepartmentOdd4411/" TargetMode="External"/><Relationship Id="rId22" Type="http://schemas.openxmlformats.org/officeDocument/2006/relationships/hyperlink" Target="https://www.reddit.com/message/compose?to=r/Myrmidon" TargetMode="External"/><Relationship Id="rId27" Type="http://schemas.openxmlformats.org/officeDocument/2006/relationships/hyperlink" Target="https://www.redditinc.com/policies/user-agreement" TargetMode="External"/><Relationship Id="rId30" Type="http://schemas.openxmlformats.org/officeDocument/2006/relationships/hyperlink" Target="https://redditinc.com/" TargetMode="External"/><Relationship Id="rId35" Type="http://schemas.openxmlformats.org/officeDocument/2006/relationships/hyperlink" Target="https://www.reddit.com/policies/privacy-policy" TargetMode="External"/><Relationship Id="rId43" Type="http://schemas.openxmlformats.org/officeDocument/2006/relationships/hyperlink" Target="https://www.redditinc.com/policies/content-policy" TargetMode="External"/><Relationship Id="rId48" Type="http://schemas.openxmlformats.org/officeDocument/2006/relationships/hyperlink" Target="https://redditinc.com/" TargetMode="External"/><Relationship Id="rId8" Type="http://schemas.openxmlformats.org/officeDocument/2006/relationships/hyperlink" Target="https://link.springer.com/chapter/10.1007/978-3-030-99291-0_5" TargetMode="Externa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reddit.com/policies/privacy-policy" TargetMode="External"/><Relationship Id="rId25" Type="http://schemas.openxmlformats.org/officeDocument/2006/relationships/hyperlink" Target="https://www.redditinc.com/policies/content-policy" TargetMode="External"/><Relationship Id="rId33" Type="http://schemas.openxmlformats.org/officeDocument/2006/relationships/hyperlink" Target="https://www.reddit.com/mod/Myrmidon/moderators/" TargetMode="External"/><Relationship Id="rId38" Type="http://schemas.openxmlformats.org/officeDocument/2006/relationships/hyperlink" Target="https://support.reddithelp.com/hc/sections/38303584022676-Accessibility" TargetMode="External"/><Relationship Id="rId46" Type="http://schemas.openxmlformats.org/officeDocument/2006/relationships/hyperlink" Target="https://support.reddithelp.com/hc/articles/43980704794004" TargetMode="External"/><Relationship Id="rId20" Type="http://schemas.openxmlformats.org/officeDocument/2006/relationships/hyperlink" Target="https://support.reddithelp.com/hc/sections/38303584022676-Accessibility" TargetMode="External"/><Relationship Id="rId41" Type="http://schemas.openxmlformats.org/officeDocument/2006/relationships/hyperlink" Target="https://www.reddit.com/user/DepartmentOdd4411/" TargetMode="External"/><Relationship Id="rId1" Type="http://schemas.openxmlformats.org/officeDocument/2006/relationships/customXml" Target="../customXml/item1.xml"/><Relationship Id="rId6" Type="http://schemas.openxmlformats.org/officeDocument/2006/relationships/hyperlink" Target="https://chemistry.illinois.edu/news/2023-06-06t154014/quantum-visualization-technique-gives-insight-photosyn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8777B-DC43-4945-A465-927A63013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42</Pages>
  <Words>12287</Words>
  <Characters>70042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5</cp:revision>
  <dcterms:created xsi:type="dcterms:W3CDTF">2026-01-02T21:54:00Z</dcterms:created>
  <dcterms:modified xsi:type="dcterms:W3CDTF">2026-01-02T22:24:00Z</dcterms:modified>
</cp:coreProperties>
</file>